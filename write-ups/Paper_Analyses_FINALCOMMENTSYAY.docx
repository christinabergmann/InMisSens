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F37D7" w14:textId="77777777" w:rsidR="00CE5D7B" w:rsidRDefault="003848A0">
      <w:pPr>
        <w:pStyle w:val="Title"/>
      </w:pPr>
      <w:r>
        <w:t>The development of infants’ responses to mispronunciations - A Meta-Analysis</w:t>
      </w:r>
    </w:p>
    <w:tbl>
      <w:tblPr>
        <w:tblW w:w="5000" w:type="pct"/>
        <w:tblLook w:val="04A0" w:firstRow="1" w:lastRow="0" w:firstColumn="1" w:lastColumn="0" w:noHBand="0" w:noVBand="1"/>
      </w:tblPr>
      <w:tblGrid>
        <w:gridCol w:w="9404"/>
      </w:tblGrid>
      <w:tr w:rsidR="00CE5D7B" w14:paraId="691FE9D3" w14:textId="77777777">
        <w:tc>
          <w:tcPr>
            <w:tcW w:w="0" w:type="auto"/>
          </w:tcPr>
          <w:p w14:paraId="15EE1171" w14:textId="77777777" w:rsidR="00CE5D7B" w:rsidRDefault="003848A0">
            <w:pPr>
              <w:pStyle w:val="Compact"/>
              <w:jc w:val="center"/>
            </w:pPr>
            <w:r>
              <w:t>Katie Von Holzen</w:t>
            </w:r>
            <w:r>
              <w:rPr>
                <w:vertAlign w:val="superscript"/>
              </w:rPr>
              <w:t>1,2</w:t>
            </w:r>
            <w:r>
              <w:t> &amp; Christina Bergmann</w:t>
            </w:r>
            <w:r>
              <w:rPr>
                <w:vertAlign w:val="superscript"/>
              </w:rPr>
              <w:t>3,4</w:t>
            </w:r>
          </w:p>
        </w:tc>
      </w:tr>
      <w:tr w:rsidR="00CE5D7B" w14:paraId="0749587F" w14:textId="77777777">
        <w:tc>
          <w:tcPr>
            <w:tcW w:w="0" w:type="auto"/>
          </w:tcPr>
          <w:p w14:paraId="085A3253" w14:textId="77777777" w:rsidR="00CE5D7B" w:rsidRDefault="003848A0">
            <w:pPr>
              <w:pStyle w:val="Compact"/>
              <w:jc w:val="center"/>
            </w:pPr>
            <w:r>
              <w:rPr>
                <w:vertAlign w:val="superscript"/>
              </w:rPr>
              <w:t>1</w:t>
            </w:r>
            <w:r>
              <w:t xml:space="preserve"> Department of Hearing and Speech Sciences, University of Maryland, USA</w:t>
            </w:r>
          </w:p>
        </w:tc>
      </w:tr>
      <w:tr w:rsidR="00CE5D7B" w14:paraId="32B3576E" w14:textId="77777777">
        <w:tc>
          <w:tcPr>
            <w:tcW w:w="0" w:type="auto"/>
          </w:tcPr>
          <w:p w14:paraId="23D4B869" w14:textId="77777777" w:rsidR="00CE5D7B" w:rsidRDefault="003848A0">
            <w:pPr>
              <w:pStyle w:val="Compact"/>
              <w:jc w:val="center"/>
            </w:pPr>
            <w:r>
              <w:rPr>
                <w:vertAlign w:val="superscript"/>
              </w:rPr>
              <w:t>2</w:t>
            </w:r>
            <w:r>
              <w:t xml:space="preserve"> Laboratoire Psychologie de la Perception, Université Paris Descartes</w:t>
            </w:r>
          </w:p>
        </w:tc>
      </w:tr>
      <w:tr w:rsidR="00CE5D7B" w14:paraId="6F2272A4" w14:textId="77777777">
        <w:tc>
          <w:tcPr>
            <w:tcW w:w="0" w:type="auto"/>
          </w:tcPr>
          <w:p w14:paraId="252DF526" w14:textId="77777777" w:rsidR="00CE5D7B" w:rsidRDefault="003848A0">
            <w:pPr>
              <w:pStyle w:val="Compact"/>
              <w:jc w:val="center"/>
            </w:pPr>
            <w:r>
              <w:rPr>
                <w:vertAlign w:val="superscript"/>
              </w:rPr>
              <w:t>3</w:t>
            </w:r>
            <w:r>
              <w:t xml:space="preserve"> Max Planck Institute for Psycholinguistics, Nijmegen, the Netherlands</w:t>
            </w:r>
          </w:p>
        </w:tc>
      </w:tr>
      <w:tr w:rsidR="00CE5D7B" w14:paraId="48744370" w14:textId="77777777">
        <w:tc>
          <w:tcPr>
            <w:tcW w:w="0" w:type="auto"/>
          </w:tcPr>
          <w:p w14:paraId="1794F47E" w14:textId="77777777" w:rsidR="00CE5D7B" w:rsidRDefault="003848A0">
            <w:pPr>
              <w:pStyle w:val="Compact"/>
              <w:jc w:val="center"/>
            </w:pPr>
            <w:r>
              <w:rPr>
                <w:vertAlign w:val="superscript"/>
              </w:rPr>
              <w:t>4</w:t>
            </w:r>
            <w:r>
              <w:t xml:space="preserve"> LSCP, Departement d’Etudes Cognitives, ENS, EHESS, CNRS, PSL Research University</w:t>
            </w:r>
          </w:p>
        </w:tc>
      </w:tr>
      <w:tr w:rsidR="00CE5D7B" w14:paraId="13820142" w14:textId="77777777">
        <w:tc>
          <w:tcPr>
            <w:tcW w:w="0" w:type="auto"/>
          </w:tcPr>
          <w:p w14:paraId="2F4C0C56" w14:textId="77777777" w:rsidR="00CE5D7B" w:rsidRDefault="003848A0">
            <w:pPr>
              <w:pStyle w:val="Compact"/>
              <w:jc w:val="center"/>
            </w:pPr>
            <w:r>
              <w:t>                                                                                                                                                    </w:t>
            </w:r>
          </w:p>
        </w:tc>
      </w:tr>
    </w:tbl>
    <w:p w14:paraId="7D76F56C" w14:textId="77777777" w:rsidR="00CE5D7B" w:rsidRDefault="003848A0">
      <w:pPr>
        <w:pStyle w:val="BodyText"/>
      </w:pPr>
      <w:r>
        <w:t> </w:t>
      </w:r>
    </w:p>
    <w:p w14:paraId="57B23621" w14:textId="77777777" w:rsidR="00CE5D7B" w:rsidRDefault="003848A0">
      <w:pPr>
        <w:pStyle w:val="BodyText"/>
      </w:pPr>
      <w:r>
        <w:t> </w:t>
      </w:r>
    </w:p>
    <w:p w14:paraId="6AD3809A" w14:textId="77777777" w:rsidR="00CE5D7B" w:rsidRDefault="003848A0">
      <w:pPr>
        <w:pStyle w:val="BodyText"/>
      </w:pPr>
      <w:r>
        <w:t> </w:t>
      </w:r>
    </w:p>
    <w:p w14:paraId="4EF9945F" w14:textId="77777777" w:rsidR="00CE5D7B" w:rsidRDefault="003848A0">
      <w:pPr>
        <w:pStyle w:val="BodyText"/>
      </w:pPr>
      <w:r>
        <w:t> </w:t>
      </w:r>
    </w:p>
    <w:p w14:paraId="57BDE73D" w14:textId="77777777" w:rsidR="00CE5D7B" w:rsidRDefault="003848A0">
      <w:pPr>
        <w:pStyle w:val="BodyText"/>
      </w:pPr>
      <w:r>
        <w:t> </w:t>
      </w:r>
    </w:p>
    <w:p w14:paraId="2B5CEA20" w14:textId="77777777" w:rsidR="00CE5D7B" w:rsidRDefault="003848A0">
      <w:pPr>
        <w:pStyle w:val="BodyText"/>
      </w:pPr>
      <w:r>
        <w:t> </w:t>
      </w:r>
    </w:p>
    <w:p w14:paraId="268E94BC" w14:textId="77777777" w:rsidR="00CE5D7B" w:rsidRDefault="003848A0">
      <w:pPr>
        <w:pStyle w:val="BodyText"/>
      </w:pPr>
      <w:r>
        <w:t> </w:t>
      </w:r>
    </w:p>
    <w:p w14:paraId="46ECB23C" w14:textId="77777777" w:rsidR="00CE5D7B" w:rsidRDefault="003848A0">
      <w:pPr>
        <w:pStyle w:val="Heading1"/>
      </w:pPr>
      <w:bookmarkStart w:id="0" w:name="author-note"/>
      <w:bookmarkEnd w:id="0"/>
      <w:r>
        <w:lastRenderedPageBreak/>
        <w:t>Author note</w:t>
      </w:r>
    </w:p>
    <w:p w14:paraId="017E7BA5" w14:textId="77777777" w:rsidR="00CE5D7B" w:rsidRDefault="003848A0">
      <w:pPr>
        <w:pStyle w:val="FirstParagraph"/>
      </w:pPr>
      <w:r>
        <w:t xml:space="preserve">Correspondence concerning this article should be addressed to Katie Von Holzen, 0221A LeFrak Hall, University of Maryland, College Park, MD 20742. E-mail: </w:t>
      </w:r>
      <w:hyperlink r:id="rId8">
        <w:r>
          <w:rPr>
            <w:rStyle w:val="Hyperlink"/>
          </w:rPr>
          <w:t>katie.m.vonholzen@gmail.com</w:t>
        </w:r>
      </w:hyperlink>
    </w:p>
    <w:p w14:paraId="6C5A263B" w14:textId="77777777" w:rsidR="00CE5D7B" w:rsidRDefault="003848A0">
      <w:pPr>
        <w:pStyle w:val="Title"/>
      </w:pPr>
      <w:r>
        <w:lastRenderedPageBreak/>
        <w:t>Abstract</w:t>
      </w:r>
    </w:p>
    <w:p w14:paraId="5979959A" w14:textId="77777777" w:rsidR="00CE5D7B" w:rsidRDefault="003848A0">
      <w:pPr>
        <w:pStyle w:val="BodyText"/>
      </w:pPr>
      <w:r>
        <w:t>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Despite this finding, we discuss potential data analysis choices that may influence different conclusions about mispronunciation sensitivity development as well as offer recommendations to improve best practices in the study of mispronunciation sensitivity.</w:t>
      </w:r>
    </w:p>
    <w:p w14:paraId="286D172E" w14:textId="77777777" w:rsidR="00CE5D7B" w:rsidRDefault="003848A0">
      <w:pPr>
        <w:pStyle w:val="BodyText"/>
      </w:pPr>
      <w:r>
        <w:rPr>
          <w:i/>
        </w:rPr>
        <w:t>Keywords:</w:t>
      </w:r>
      <w:r>
        <w:t xml:space="preserve"> language acquisition; mispronunciation sensitivity; word recognition; meta-analysis; lexicon</w:t>
      </w:r>
    </w:p>
    <w:p w14:paraId="7C1EF834" w14:textId="77777777" w:rsidR="00CE5D7B" w:rsidRDefault="003848A0">
      <w:pPr>
        <w:pStyle w:val="BodyText"/>
      </w:pPr>
      <w:r>
        <w:t>Word count: X</w:t>
      </w:r>
    </w:p>
    <w:p w14:paraId="4B24E172" w14:textId="77777777" w:rsidR="00CE5D7B" w:rsidRDefault="003848A0">
      <w:pPr>
        <w:pStyle w:val="Title"/>
      </w:pPr>
      <w:r>
        <w:lastRenderedPageBreak/>
        <w:t>The development of infants’ responses to mispronunciations - A Meta-Analysis</w:t>
      </w:r>
    </w:p>
    <w:p w14:paraId="60E9A44F" w14:textId="77777777" w:rsidR="00CE5D7B" w:rsidRDefault="003848A0">
      <w:pPr>
        <w:pStyle w:val="Heading1"/>
      </w:pPr>
      <w:bookmarkStart w:id="1" w:name="introduction"/>
      <w:bookmarkEnd w:id="1"/>
      <w:r>
        <w:t>Introduction</w:t>
      </w:r>
    </w:p>
    <w:p w14:paraId="7E5158FD" w14:textId="77777777" w:rsidR="00CE5D7B" w:rsidRDefault="003848A0">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 (Best, 1994, 1995; Curtin &amp; Werker, 2007; Kuhl, 2004; Werker &amp; Curtin, 2005). In a mature phono-lexical system, word recognition must balance flexibility to slight variation (e.g., speaker identity, accented speech) while distinguishing between phonetic details that differentiate words in a given language (e.g. cat-hat). To build robust language knowledge, it seems ueful to acquire this ability early during development. Indeed, before children can correctly pronounce a word, they already are aware that slight phonological deviations might signal a change in word meaning (H. H. Clark &amp; Clark, 1977).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nearly 20 years of literature investigating mispronunciation </w:t>
      </w:r>
      <w:commentRangeStart w:id="2"/>
      <w:r>
        <w:t>sensitivity in infants in an attempt to uncover its characteristics and the trajectory of its development.</w:t>
      </w:r>
      <w:commentRangeEnd w:id="2"/>
      <w:r w:rsidR="004D2F4D">
        <w:rPr>
          <w:rStyle w:val="CommentReference"/>
          <w:rFonts w:asciiTheme="minorHAnsi" w:hAnsiTheme="minorHAnsi"/>
        </w:rPr>
        <w:commentReference w:id="2"/>
      </w:r>
    </w:p>
    <w:p w14:paraId="11CFF080" w14:textId="286E78FB" w:rsidR="00CE5D7B" w:rsidRDefault="003848A0">
      <w:pPr>
        <w:pStyle w:val="BodyText"/>
      </w:pPr>
      <w:r>
        <w:t xml:space="preserve">At the turn of the millenium, infant language acquisition researchers had established that during their first </w:t>
      </w:r>
      <w:ins w:id="3" w:author="Christina Bergmann" w:date="2019-01-15T15:44:00Z">
        <w:r>
          <w:t xml:space="preserve">two </w:t>
        </w:r>
      </w:ins>
      <w:r>
        <w:t xml:space="preserve">years of life, infants are sensitive to changes in the phonetic detail of newly segmented words (Jusczyk &amp; Aslin, 1995) and learned minimal pairs (Stager &amp; Werker, 1997). Furthermore, when presented with familiar image pairs, children fixate on the referent of a </w:t>
      </w:r>
      <w:r>
        <w:lastRenderedPageBreak/>
        <w:t>spoken label (Fernald, Pinto, Swingley, Weinberg, &amp; McRoberts, 1998; Tincoff &amp; Jusczyk, 1999). Swingley and Aslin (2000) 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w:t>
      </w:r>
      <w:del w:id="4" w:author="Christina Bergmann" w:date="2019-01-15T15:44:00Z">
        <w:r w:rsidDel="003848A0">
          <w:delText xml:space="preserve"> </w:delText>
        </w:r>
        <w:commentRangeStart w:id="5"/>
        <w:r w:rsidDel="003848A0">
          <w:delText>and</w:delText>
        </w:r>
      </w:del>
      <w:commentRangeEnd w:id="5"/>
      <w:r>
        <w:rPr>
          <w:rStyle w:val="CommentReference"/>
          <w:rFonts w:asciiTheme="minorHAnsi" w:hAnsiTheme="minorHAnsi"/>
        </w:rPr>
        <w:commentReference w:id="5"/>
      </w:r>
      <w:del w:id="6" w:author="Christina Bergmann" w:date="2019-01-15T15:44:00Z">
        <w:r w:rsidDel="003848A0">
          <w:delText xml:space="preserve"> subsequently coded offline</w:delText>
        </w:r>
      </w:del>
      <w:r>
        <w:t xml:space="preserve">. On “correct” trials, children heard the correct label for one of the images (e.g. “baby”). On “mispronounced” trials, children heard a mispronounced label of one of the images (e.g. “vaby”).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 </w:t>
      </w:r>
      <w:r>
        <w:rPr>
          <w:i/>
        </w:rPr>
        <w:t>mispronunciation sensitivity</w:t>
      </w:r>
      <w:r>
        <w:t xml:space="preserve"> and of looks to the target image above chance in each condition as </w:t>
      </w:r>
      <w:r>
        <w:rPr>
          <w:i/>
        </w:rPr>
        <w:t>object identification</w:t>
      </w:r>
      <w:r>
        <w:t>. Swingley and Aslin (2000) concluded that already before the second birthday, children represent words with sufficient detail to be sensitive to mispronunciations.</w:t>
      </w:r>
    </w:p>
    <w:p w14:paraId="714A2B73" w14:textId="77777777" w:rsidR="00CE5D7B" w:rsidRDefault="003848A0">
      <w:pPr>
        <w:pStyle w:val="BodyText"/>
      </w:pPr>
      <w:r>
        <w:t xml:space="preserve">The study of Swingley and Aslin (2000) as well as subsequent studies examining mispronunciation sensitivity address two complementary principles that infants must discover in early phonological development in order to form adult-like word representations and processing capabilities: </w:t>
      </w:r>
      <w:r>
        <w:rPr>
          <w:i/>
        </w:rPr>
        <w:t>phonological constancy</w:t>
      </w:r>
      <w:r>
        <w:t xml:space="preserve"> and </w:t>
      </w:r>
      <w:r>
        <w:rPr>
          <w:i/>
        </w:rPr>
        <w:t>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w:t>
      </w:r>
      <w:r>
        <w:lastRenderedPageBreak/>
        <w:t>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14:paraId="4571C985" w14:textId="77777777" w:rsidR="00CE5D7B" w:rsidRDefault="003848A0">
      <w:pPr>
        <w:pStyle w:val="BodyText"/>
      </w:pPr>
      <w:r>
        <w:t xml:space="preserve">In the current study, we focus on infants’ developing ability to correctly apply the principles of phonological </w:t>
      </w:r>
      <w:commentRangeStart w:id="7"/>
      <w:r>
        <w:t xml:space="preserve">distinctiveness and constancy </w:t>
      </w:r>
      <w:commentRangeEnd w:id="7"/>
      <w:r>
        <w:rPr>
          <w:rStyle w:val="CommentReference"/>
          <w:rFonts w:asciiTheme="minorHAnsi" w:hAnsiTheme="minorHAnsi"/>
        </w:rPr>
        <w:commentReference w:id="7"/>
      </w:r>
      <w:r>
        <w:t>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additionally two possibilities are predicted by key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14:paraId="394CDF24" w14:textId="77777777" w:rsidR="00CE5D7B" w:rsidRDefault="003848A0">
      <w:pPr>
        <w:pStyle w:val="BodyText"/>
      </w:pPr>
      <w:commentRangeStart w:id="8"/>
      <w:r>
        <w:t>[Katie: Christina, do you know which citation the Frank et al., 2018 citation is referring to above? He’s published a gazilion papers in 2018]</w:t>
      </w:r>
      <w:commentRangeEnd w:id="8"/>
      <w:r w:rsidR="00BB4132">
        <w:rPr>
          <w:rStyle w:val="CommentReference"/>
          <w:rFonts w:asciiTheme="minorHAnsi" w:hAnsiTheme="minorHAnsi"/>
        </w:rPr>
        <w:commentReference w:id="8"/>
      </w:r>
    </w:p>
    <w:p w14:paraId="55192A2A" w14:textId="77777777" w:rsidR="00CE5D7B" w:rsidRDefault="003848A0">
      <w:pPr>
        <w:pStyle w:val="BodyText"/>
      </w:pPr>
      <w:r>
        <w:lastRenderedPageBreak/>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 (Best, 1994, 1995). This shift is predicted to coincide with the vocabulary spurt around 18 months, because it is causally related to vocabulary growth. In this case, we would expect the size of mispronunciation sensitivity to be larger at younger ages and </w:t>
      </w:r>
      <w:r>
        <w:rPr>
          <w:i/>
        </w:rPr>
        <w:t>decrease</w:t>
      </w:r>
      <w:r>
        <w:t xml:space="preserve"> as the child matures and learn more words, although children continue to detect mispronunciations. Indeed, young infants are more perturbed by accented speakers than older infants in their recognition of familiar words (Best, Tyler, Gooding, Orlando, &amp; Quann, 2009; Mulak, Best, Tyler, Kitamura, &amp; Irwin, 2014) or learning of new words (Schmale, Hollich, &amp; Seidl, 2011).</w:t>
      </w:r>
    </w:p>
    <w:p w14:paraId="41736F0A" w14:textId="77777777" w:rsidR="00CE5D7B" w:rsidRDefault="003848A0">
      <w:pPr>
        <w:pStyle w:val="BodyText"/>
      </w:pPr>
      <w:r>
        <w:t>According to a different theoretical framework, young infants may instead begin with phonologically broad representations for familiar words and only refine their representations as language experience accumulates. PRIMIR (</w:t>
      </w:r>
      <w:del w:id="9" w:author="Christina Bergmann" w:date="2019-01-15T16:56:00Z">
        <w:r w:rsidDel="00401836">
          <w:delText>(</w:delText>
        </w:r>
      </w:del>
      <w:r>
        <w:t>Processing Rich Information from Multidimensional Interactive Representations; Curtin &amp; Werker, 2007; Curtin, Byers-Heinlein, &amp; Werker, 2011; Werker &amp; Curtin, 2005</w:t>
      </w:r>
      <w:del w:id="10" w:author="Christina Bergmann" w:date="2019-01-15T16:56:00Z">
        <w:r w:rsidDel="00401836">
          <w:delText>)</w:delText>
        </w:r>
      </w:del>
      <w:r>
        <w:t xml:space="preserve">) describes the development of phonemic categories emerging as the number of word form-meaning linkages increases. Vocabulary growth, therefore, promotes more detailed phonological representations in familiar words. Following this account, we predict an </w:t>
      </w:r>
      <w:r>
        <w:rPr>
          <w:i/>
        </w:rPr>
        <w:t>increase</w:t>
      </w:r>
      <w:r>
        <w:t xml:space="preserve"> in mispronunciation sensitivity as infants mature and add more words to their growing lexicon.</w:t>
      </w:r>
    </w:p>
    <w:p w14:paraId="0477AE0D" w14:textId="77777777" w:rsidR="00CE5D7B" w:rsidRDefault="003848A0">
      <w:pPr>
        <w:pStyle w:val="BodyText"/>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w:t>
      </w:r>
      <w:r>
        <w:lastRenderedPageBreak/>
        <w:t>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14:paraId="7E5CCCE9" w14:textId="26271FEC" w:rsidR="00CE5D7B" w:rsidRDefault="003848A0">
      <w:pPr>
        <w:pStyle w:val="BodyText"/>
      </w:pPr>
      <w:r>
        <w:t>Research following the seminal study by Swingley and Aslin (2000) has extended mispronunciation sensitivity to infants as young as 9 months (Bergelson &amp; Swingley, 2017), indicating that from early stages of the developing lexicon onwards, infants can and do detect mispronunciations. Regarding the change in mispronunciation sensitivity over development, however, only about half of studies have compared more than one age group on the same mispronunciation task (see Table 1), making the current meta-analysis very informative.</w:t>
      </w:r>
      <w:ins w:id="11" w:author="Christina Bergmann" w:date="2019-01-15T16:57:00Z">
        <w:r w:rsidR="00401836">
          <w:t xml:space="preserve"> In those single studies, all possible patterns of development lined out above have been reported.</w:t>
        </w:r>
      </w:ins>
      <w:r>
        <w:t xml:space="preserve"> </w:t>
      </w:r>
      <w:commentRangeStart w:id="12"/>
      <w:r>
        <w:t xml:space="preserve">One </w:t>
      </w:r>
      <w:commentRangeEnd w:id="12"/>
      <w:r w:rsidR="008A6970">
        <w:rPr>
          <w:rStyle w:val="CommentReference"/>
          <w:rFonts w:asciiTheme="minorHAnsi" w:hAnsiTheme="minorHAnsi"/>
        </w:rPr>
        <w:commentReference w:id="12"/>
      </w:r>
      <w:r>
        <w:t xml:space="preserve">study has found evidence for infants to become </w:t>
      </w:r>
      <w:r>
        <w:rPr>
          <w:i/>
        </w:rPr>
        <w:t>less</w:t>
      </w:r>
      <w:r>
        <w:t xml:space="preserve"> sensitive to mispronunciations as they develop. Mani and Plunkett (2011) presented 18- and 24-month-olds with mispronunciations varying in the number of phonological features changed (e.g., changing an p into a b, a 1-feature change, versus changing a p into a g, a 2-feature change).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14:paraId="492DFC95" w14:textId="6636CE9B" w:rsidR="00CE5D7B" w:rsidRDefault="003848A0">
      <w:pPr>
        <w:pStyle w:val="BodyText"/>
      </w:pPr>
      <w:r>
        <w:t xml:space="preserve">In contrast, other studies have found evidence for </w:t>
      </w:r>
      <w:r>
        <w:rPr>
          <w:i/>
        </w:rPr>
        <w:t>greater</w:t>
      </w:r>
      <w:r>
        <w:t xml:space="preserve"> mispronunciation sensitivity as children develop. More precisely, the difference in target looking for correct and mispronounced trials is reported to be smaller in younger infants and grows as infants develop. Mani and Plunkett (2007) tested 15-, 18-, and 24-month-olds learning British English; although all three </w:t>
      </w:r>
      <w:r>
        <w:lastRenderedPageBreak/>
        <w:t xml:space="preserve">groups were sensitive to mispronunciations, 15-month-olds showed a less robust sensitivity. An increase in sensitivity to mispronunciations has also been found from 20 to 24 months (Feest &amp; Fikkert, 2015) and 15 to 18 months (Altvater-Mackensen, Feest, &amp; Fikkert, 2014) in Dutch infants, as well as German infants from 22 to 25 months (Altvater-Mackensen, 2010). Furthermore, Feest and Fikkert (2015) found that sensitivity to specific kinds of mispronunciations develop at different ages depending on language infants are learning. In other words, the native language constraints which </w:t>
      </w:r>
      <w:r>
        <w:rPr>
          <w:i/>
        </w:rPr>
        <w:t>kinds</w:t>
      </w:r>
      <w:r>
        <w:t xml:space="preserve"> of mispronunciations infants are sensitive to first, and that as infants develop, they become sensitive to other mispronunciations. These studies award support to the prediction that mispronunciation sensitivity </w:t>
      </w:r>
      <w:del w:id="13" w:author="Christina Bergmann" w:date="2019-01-15T17:04:00Z">
        <w:r w:rsidDel="008A6970">
          <w:delText xml:space="preserve">improves </w:delText>
        </w:r>
      </w:del>
      <w:commentRangeStart w:id="14"/>
      <w:ins w:id="15" w:author="Christina Bergmann" w:date="2019-01-15T17:04:00Z">
        <w:r w:rsidR="008A6970">
          <w:t>increases</w:t>
        </w:r>
        <w:r w:rsidR="008A6970">
          <w:t xml:space="preserve"> </w:t>
        </w:r>
        <w:commentRangeEnd w:id="14"/>
        <w:r w:rsidR="008A6970">
          <w:rPr>
            <w:rStyle w:val="CommentReference"/>
            <w:rFonts w:asciiTheme="minorHAnsi" w:hAnsiTheme="minorHAnsi"/>
          </w:rPr>
          <w:commentReference w:id="14"/>
        </w:r>
      </w:ins>
      <w:r>
        <w:t>with development.</w:t>
      </w:r>
    </w:p>
    <w:p w14:paraId="043FB660" w14:textId="09150D80" w:rsidR="00CE5D7B" w:rsidRDefault="003848A0">
      <w:pPr>
        <w:pStyle w:val="BodyText"/>
      </w:pPr>
      <w:r>
        <w:t xml:space="preserve">Finally, some studies have found no difference in mispronunciation sensitivity at different ages. Swingley and Aslin (2000) 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correct or mispronounced label, but that the difference between </w:t>
      </w:r>
      <w:ins w:id="16" w:author="Christina Bergmann" w:date="2019-01-15T17:05:00Z">
        <w:r w:rsidR="0082032C">
          <w:t xml:space="preserve">looks elicited by </w:t>
        </w:r>
      </w:ins>
      <w:r>
        <w:t xml:space="preserve">the two </w:t>
      </w:r>
      <w:ins w:id="17" w:author="Christina Bergmann" w:date="2019-01-15T17:05:00Z">
        <w:r w:rsidR="0082032C">
          <w:t xml:space="preserve">conditions </w:t>
        </w:r>
      </w:ins>
      <w:r>
        <w:t>does not change. A similar response pattern has been found for British English learning infants aged between 18 and 24 months (Bailey &amp; Plunkett, 2002) as well as younger French-learning infants at 12 and 17 months (Zesiger, Lozeron, Levy, &amp; Frauenfelder, 2012). These studies award support to the prediction that mispronunciation sensitivity does not change with development.</w:t>
      </w:r>
    </w:p>
    <w:p w14:paraId="1B4436FA" w14:textId="77777777" w:rsidR="00CE5D7B" w:rsidRDefault="003848A0">
      <w:pPr>
        <w:pStyle w:val="BodyText"/>
      </w:pPr>
      <w:r>
        <w:t xml:space="preserve">Why would mispronunciation sensitivity change as infants develop, and would it increase or decrease? The main hypotheses attribute change to vocabulary growth. Both the Perceptual </w:t>
      </w:r>
      <w:r>
        <w:lastRenderedPageBreak/>
        <w:t>Attunement (Best, 1994, 1995) and PRIMIR (Curtin &amp; Werker, 2007; Curtin et al., 2011; Werker &amp; Curtin, 2005) accounts situate a change in mispronunciation sensitivity occurring along with an increase in vocabulary size, particularly with the vocabulary spurt at about 18 months. As infants learn more words, their focus shifts to the relevant phonetic dimensions needed for word recognition. For example, an infant who knows a handful of words with few phonological neighbors would not need to have fully specified phonological representations in order to differentiate between these words. As more phonologically similar words are learned, however, the need for fully detailed phonological representations increases (Charles-Luce &amp; Luce, 1995). Furthermore, a growing vocabulary also reflects increased experience or familiarity with words, which may sharpen the detail of their phonological representation (Barton, Miller, &amp; Macken, 1980). If vocabulary growth leads to an increase in the phonological specificity of infants’ word representation, we should find a relationship between vocabulary size and mispronunciation sensitivity.</w:t>
      </w:r>
    </w:p>
    <w:p w14:paraId="22FDCDD8" w14:textId="77777777" w:rsidR="00CE5D7B" w:rsidRDefault="003848A0">
      <w:pPr>
        <w:pStyle w:val="BodyText"/>
      </w:pPr>
      <w:r>
        <w:t xml:space="preserve">Yet, the majority of studies examining a potential association between mispronunciation sensitivity and vocabulary size have concluded that there is no relationship (Bailey &amp; Plunkett, 2002; Ballem &amp; Plunkett, 2005; Mani &amp; Plunkett, 2007; Mani, Coleman, &amp; Plunkett, 2008; Swingley, 2009; Swingley &amp; Aslin, 2000, 2002; Zesiger et al., 2012). One notable exception comes from Mani and Plunkett (2010).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w:t>
      </w:r>
      <w:r>
        <w:lastRenderedPageBreak/>
        <w:t>the relationship between mispronunciation sensitivity and vocabulary size to further disentangle the disconnect between theory and experimental results.</w:t>
      </w:r>
    </w:p>
    <w:p w14:paraId="7DCE93B5" w14:textId="19349C31" w:rsidR="00CE5D7B" w:rsidRDefault="003848A0">
      <w:pPr>
        <w:pStyle w:val="BodyText"/>
      </w:pPr>
      <w:r>
        <w:t xml:space="preserve">In sum, the studies we have reviewed begin to paint a picture of the development of </w:t>
      </w:r>
      <w:ins w:id="18" w:author="Christina Bergmann" w:date="2019-01-15T17:10:00Z">
        <w:r w:rsidR="00EC0AD4">
          <w:t xml:space="preserve">infants’ </w:t>
        </w:r>
      </w:ins>
      <w:r>
        <w:t xml:space="preserve">mispronunciation sensitivity. Each study contributes one separate brushstroke and it is only by examining all of them together that we can achieve a better understanding of the big picture of early language development. Meta-analyses can provide unique insights by estimating the population effect, both of infants’ responses to correct and mispronounced labels, and </w:t>
      </w:r>
      <w:ins w:id="19" w:author="Christina Bergmann" w:date="2019-01-15T17:11:00Z">
        <w:r w:rsidR="00EC0AD4">
          <w:t xml:space="preserve">of </w:t>
        </w:r>
      </w:ins>
      <w:r>
        <w:t>their mispronunciations sensitivity. Because we aggregate data over various age groups, this meta-analysis can also investigate the role of maturation by assessing the impact of age and vocabulary size. As a consequence, our results will be important in evaluating theories and drive future research. We also make hands-on recommendations for experiment planning, for example by providing an effect size estimate for a priori power analyses (Bergmann et al., 2018).</w:t>
      </w:r>
    </w:p>
    <w:p w14:paraId="79058874" w14:textId="77777777" w:rsidR="00CE5D7B" w:rsidRDefault="003848A0">
      <w:pPr>
        <w:pStyle w:val="Heading1"/>
      </w:pPr>
      <w:bookmarkStart w:id="20" w:name="methods"/>
      <w:bookmarkEnd w:id="20"/>
      <w:r>
        <w:t>Methods</w:t>
      </w:r>
    </w:p>
    <w:p w14:paraId="6450B42A" w14:textId="77777777" w:rsidR="00CE5D7B" w:rsidRDefault="003848A0">
      <w:pPr>
        <w:pStyle w:val="FirstParagraph"/>
      </w:pPr>
      <w:r>
        <w:t>The present meta-analysis was conducted with maximal transparency and reproducibility in mind. To this end, we provide all data and analysis scripts on the supplementary website (</w:t>
      </w:r>
      <w:hyperlink r:id="rId11">
        <w:r>
          <w:rPr>
            <w:rStyle w:val="Hyperlink"/>
          </w:rPr>
          <w:t>https://osf.io/rvbjs/</w:t>
        </w:r>
      </w:hyperlink>
      <w:r>
        <w:t xml:space="preserve">) and open our meta-analysis up for updates (Tsuji, Bergmann, &amp; Cristia, 2014). The most recent version is available via the website and the interactive platform MetaLab </w:t>
      </w:r>
      <w:del w:id="21" w:author="Christina Bergmann" w:date="2019-01-15T17:11:00Z">
        <w:r w:rsidDel="00EC0AD4">
          <w:delText>(</w:delText>
        </w:r>
      </w:del>
      <w:r>
        <w:t>(</w:t>
      </w:r>
      <w:hyperlink r:id="rId12">
        <w:r>
          <w:rPr>
            <w:rStyle w:val="Hyperlink"/>
          </w:rPr>
          <w:t>https://metalab.stanford.edu</w:t>
        </w:r>
      </w:hyperlink>
      <w:r>
        <w:t>; Bergmann et al., 2018)</w:t>
      </w:r>
      <w:del w:id="22" w:author="Christina Bergmann" w:date="2019-01-15T17:11:00Z">
        <w:r w:rsidDel="00EC0AD4">
          <w:delText>)</w:delText>
        </w:r>
      </w:del>
      <w:r>
        <w:t>. Since the present paper was written with embedded analysis scripts in R (</w:t>
      </w:r>
      <w:commentRangeStart w:id="23"/>
      <w:r>
        <w:t xml:space="preserve">R Core Team, 2018, Allaire et al. (2018), Aust and Barth (2018)), </w:t>
      </w:r>
      <w:commentRangeEnd w:id="23"/>
      <w:r w:rsidR="00EC0AD4">
        <w:rPr>
          <w:rStyle w:val="CommentReference"/>
          <w:rFonts w:asciiTheme="minorHAnsi" w:hAnsiTheme="minorHAnsi"/>
        </w:rPr>
        <w:commentReference w:id="23"/>
      </w:r>
      <w:r>
        <w:t xml:space="preserve">it is always possible to re-analyze an updated dataset. In addition, we followed the Preferred Reporting Items for Systematic Reviews and Meta-Analyses (PRISMA) guidelines and make the corresponding information available as supplementary materials (Moher, Liberati, </w:t>
      </w:r>
      <w:r>
        <w:lastRenderedPageBreak/>
        <w:t>Tetzlaff, Altman, &amp; Group, 2009). Figure 1 plots our PRISMA flowchart illustrating the paper selection procedure.</w:t>
      </w:r>
    </w:p>
    <w:p w14:paraId="071C8A00" w14:textId="77777777" w:rsidR="00CE5D7B" w:rsidRDefault="003848A0">
      <w:pPr>
        <w:pStyle w:val="Heading2"/>
      </w:pPr>
      <w:bookmarkStart w:id="24" w:name="insert-figure-1-about-here"/>
      <w:bookmarkEnd w:id="24"/>
      <w:r>
        <w:lastRenderedPageBreak/>
        <w:t>(Insert Figure 1 about here)</w:t>
      </w:r>
    </w:p>
    <w:p w14:paraId="6CE6D433" w14:textId="77777777" w:rsidR="00CE5D7B" w:rsidRDefault="003848A0">
      <w:r>
        <w:rPr>
          <w:noProof/>
        </w:rPr>
        <w:lastRenderedPageBreak/>
        <w:drawing>
          <wp:inline distT="0" distB="0" distL="0" distR="0" wp14:anchorId="0A8C9302" wp14:editId="4DF07CEE">
            <wp:extent cx="5969000" cy="8356600"/>
            <wp:effectExtent l="0" t="0" r="0" b="0"/>
            <wp:docPr id="1" name="Picture" descr="(#fig:PRISMA_image)A PRISMA flowchart illustrating the selection procedure used to include studies in the current meta-analysis."/>
            <wp:cNvGraphicFramePr/>
            <a:graphic xmlns:a="http://schemas.openxmlformats.org/drawingml/2006/main">
              <a:graphicData uri="http://schemas.openxmlformats.org/drawingml/2006/picture">
                <pic:pic xmlns:pic="http://schemas.openxmlformats.org/drawingml/2006/picture">
                  <pic:nvPicPr>
                    <pic:cNvPr id="0" name="Picture" descr="figures/Figure_1_PRISMA_MA_Mispronunciation.png"/>
                    <pic:cNvPicPr>
                      <a:picLocks noChangeAspect="1" noChangeArrowheads="1"/>
                    </pic:cNvPicPr>
                  </pic:nvPicPr>
                  <pic:blipFill>
                    <a:blip r:embed="rId13"/>
                    <a:stretch>
                      <a:fillRect/>
                    </a:stretch>
                  </pic:blipFill>
                  <pic:spPr bwMode="auto">
                    <a:xfrm>
                      <a:off x="0" y="0"/>
                      <a:ext cx="5969000" cy="8356600"/>
                    </a:xfrm>
                    <a:prstGeom prst="rect">
                      <a:avLst/>
                    </a:prstGeom>
                    <a:noFill/>
                    <a:ln w="9525">
                      <a:noFill/>
                      <a:headEnd/>
                      <a:tailEnd/>
                    </a:ln>
                  </pic:spPr>
                </pic:pic>
              </a:graphicData>
            </a:graphic>
          </wp:inline>
        </w:drawing>
      </w:r>
    </w:p>
    <w:p w14:paraId="6E679D30" w14:textId="77777777" w:rsidR="00CE5D7B" w:rsidRDefault="003848A0">
      <w:pPr>
        <w:pStyle w:val="ImageCaption"/>
      </w:pPr>
      <w:r>
        <w:lastRenderedPageBreak/>
        <w:t>(#fig:PRISMA_image)A PRISMA flowchart illustrating the selection procedure used to include studies in the current meta-analysis.</w:t>
      </w:r>
    </w:p>
    <w:p w14:paraId="18063399" w14:textId="77777777" w:rsidR="00CE5D7B" w:rsidRDefault="003848A0">
      <w:pPr>
        <w:pStyle w:val="Heading2"/>
      </w:pPr>
      <w:bookmarkStart w:id="25" w:name="study-selection"/>
      <w:bookmarkEnd w:id="25"/>
      <w:r>
        <w:t>Study Selection</w:t>
      </w:r>
    </w:p>
    <w:p w14:paraId="40F6437B" w14:textId="77777777" w:rsidR="00CE5D7B" w:rsidRDefault="003848A0">
      <w:pPr>
        <w:pStyle w:val="Compact"/>
      </w:pPr>
      <w:r>
        <w:t>Table 1</w:t>
      </w:r>
    </w:p>
    <w:p w14:paraId="4287A9CA" w14:textId="77777777" w:rsidR="00CE5D7B" w:rsidRDefault="003848A0">
      <w:pPr>
        <w:pStyle w:val="Compact"/>
      </w:pPr>
      <w:r>
        <w:rPr>
          <w:i/>
        </w:rPr>
        <w:t>Summary of all studies.</w:t>
      </w:r>
    </w:p>
    <w:tbl>
      <w:tblPr>
        <w:tblW w:w="0" w:type="pct"/>
        <w:tblLook w:val="07E0" w:firstRow="1" w:lastRow="1" w:firstColumn="1" w:lastColumn="1" w:noHBand="1" w:noVBand="1"/>
      </w:tblPr>
      <w:tblGrid>
        <w:gridCol w:w="3177"/>
        <w:gridCol w:w="1865"/>
        <w:gridCol w:w="1605"/>
        <w:gridCol w:w="1336"/>
        <w:gridCol w:w="1421"/>
      </w:tblGrid>
      <w:tr w:rsidR="00BB4132" w14:paraId="7CB95AD9" w14:textId="77777777">
        <w:tc>
          <w:tcPr>
            <w:tcW w:w="0" w:type="auto"/>
            <w:vAlign w:val="bottom"/>
          </w:tcPr>
          <w:p w14:paraId="698977A2" w14:textId="77777777" w:rsidR="00CE5D7B" w:rsidRDefault="003848A0">
            <w:pPr>
              <w:pStyle w:val="Compact"/>
            </w:pPr>
            <w:r>
              <w:t>Paper</w:t>
            </w:r>
          </w:p>
        </w:tc>
        <w:tc>
          <w:tcPr>
            <w:tcW w:w="0" w:type="auto"/>
            <w:vAlign w:val="bottom"/>
          </w:tcPr>
          <w:p w14:paraId="59BF661B" w14:textId="77777777" w:rsidR="00CE5D7B" w:rsidRDefault="003848A0">
            <w:pPr>
              <w:pStyle w:val="Compact"/>
            </w:pPr>
            <w:r>
              <w:t>Publication format</w:t>
            </w:r>
          </w:p>
        </w:tc>
        <w:tc>
          <w:tcPr>
            <w:tcW w:w="0" w:type="auto"/>
            <w:vAlign w:val="bottom"/>
          </w:tcPr>
          <w:p w14:paraId="1EBCF500" w14:textId="77777777" w:rsidR="00CE5D7B" w:rsidRDefault="003848A0">
            <w:pPr>
              <w:pStyle w:val="Compact"/>
            </w:pPr>
            <w:r>
              <w:t>Age</w:t>
            </w:r>
          </w:p>
        </w:tc>
        <w:tc>
          <w:tcPr>
            <w:tcW w:w="0" w:type="auto"/>
            <w:vAlign w:val="bottom"/>
          </w:tcPr>
          <w:p w14:paraId="520FB6A6" w14:textId="77777777" w:rsidR="00CE5D7B" w:rsidRDefault="003848A0">
            <w:pPr>
              <w:pStyle w:val="Compact"/>
            </w:pPr>
            <w:r>
              <w:t>Vocabulary</w:t>
            </w:r>
          </w:p>
        </w:tc>
        <w:tc>
          <w:tcPr>
            <w:tcW w:w="0" w:type="auto"/>
            <w:vAlign w:val="bottom"/>
          </w:tcPr>
          <w:p w14:paraId="3FDEDA3E" w14:textId="77777777" w:rsidR="00CE5D7B" w:rsidRDefault="003848A0">
            <w:pPr>
              <w:pStyle w:val="Compact"/>
            </w:pPr>
            <w:r>
              <w:t>N Effect Sizes</w:t>
            </w:r>
          </w:p>
        </w:tc>
      </w:tr>
      <w:tr w:rsidR="00CE5D7B" w14:paraId="7F68A72D" w14:textId="77777777">
        <w:tc>
          <w:tcPr>
            <w:tcW w:w="0" w:type="auto"/>
          </w:tcPr>
          <w:p w14:paraId="0DAE27DE" w14:textId="77777777" w:rsidR="00CE5D7B" w:rsidRDefault="003848A0">
            <w:pPr>
              <w:pStyle w:val="Compact"/>
            </w:pPr>
            <w:r>
              <w:t>Altvater-Mackensen (2010)</w:t>
            </w:r>
          </w:p>
        </w:tc>
        <w:tc>
          <w:tcPr>
            <w:tcW w:w="0" w:type="auto"/>
          </w:tcPr>
          <w:p w14:paraId="6D3C21FF" w14:textId="77777777" w:rsidR="00CE5D7B" w:rsidRDefault="003848A0">
            <w:pPr>
              <w:pStyle w:val="Compact"/>
            </w:pPr>
            <w:r>
              <w:t>dissertation</w:t>
            </w:r>
          </w:p>
        </w:tc>
        <w:tc>
          <w:tcPr>
            <w:tcW w:w="0" w:type="auto"/>
          </w:tcPr>
          <w:p w14:paraId="36F1363D" w14:textId="77777777" w:rsidR="00CE5D7B" w:rsidRDefault="003848A0">
            <w:pPr>
              <w:pStyle w:val="Compact"/>
            </w:pPr>
            <w:r>
              <w:t>22, 25</w:t>
            </w:r>
          </w:p>
        </w:tc>
        <w:tc>
          <w:tcPr>
            <w:tcW w:w="0" w:type="auto"/>
          </w:tcPr>
          <w:p w14:paraId="5EBA8CB6" w14:textId="77777777" w:rsidR="00CE5D7B" w:rsidRDefault="003848A0">
            <w:pPr>
              <w:pStyle w:val="Compact"/>
            </w:pPr>
            <w:r>
              <w:t>None</w:t>
            </w:r>
          </w:p>
        </w:tc>
        <w:tc>
          <w:tcPr>
            <w:tcW w:w="0" w:type="auto"/>
          </w:tcPr>
          <w:p w14:paraId="35B5180E" w14:textId="77777777" w:rsidR="00CE5D7B" w:rsidRDefault="003848A0">
            <w:pPr>
              <w:pStyle w:val="Compact"/>
            </w:pPr>
            <w:r>
              <w:t>13</w:t>
            </w:r>
          </w:p>
        </w:tc>
      </w:tr>
      <w:tr w:rsidR="00CE5D7B" w14:paraId="4A51D19D" w14:textId="77777777">
        <w:tc>
          <w:tcPr>
            <w:tcW w:w="0" w:type="auto"/>
          </w:tcPr>
          <w:p w14:paraId="6CE25E3C" w14:textId="77777777" w:rsidR="00CE5D7B" w:rsidRDefault="003848A0">
            <w:pPr>
              <w:pStyle w:val="Compact"/>
            </w:pPr>
            <w:r>
              <w:t>Altvater-Mackensen et al. (2014)</w:t>
            </w:r>
          </w:p>
        </w:tc>
        <w:tc>
          <w:tcPr>
            <w:tcW w:w="0" w:type="auto"/>
          </w:tcPr>
          <w:p w14:paraId="43460B6C" w14:textId="77777777" w:rsidR="00CE5D7B" w:rsidRDefault="003848A0">
            <w:pPr>
              <w:pStyle w:val="Compact"/>
            </w:pPr>
            <w:r>
              <w:t>paper</w:t>
            </w:r>
          </w:p>
        </w:tc>
        <w:tc>
          <w:tcPr>
            <w:tcW w:w="0" w:type="auto"/>
          </w:tcPr>
          <w:p w14:paraId="7131102A" w14:textId="77777777" w:rsidR="00CE5D7B" w:rsidRDefault="003848A0">
            <w:pPr>
              <w:pStyle w:val="Compact"/>
            </w:pPr>
            <w:r>
              <w:t>18, 25</w:t>
            </w:r>
          </w:p>
        </w:tc>
        <w:tc>
          <w:tcPr>
            <w:tcW w:w="0" w:type="auto"/>
          </w:tcPr>
          <w:p w14:paraId="0246049C" w14:textId="77777777" w:rsidR="00CE5D7B" w:rsidRDefault="003848A0">
            <w:pPr>
              <w:pStyle w:val="Compact"/>
            </w:pPr>
            <w:r>
              <w:t>None</w:t>
            </w:r>
          </w:p>
        </w:tc>
        <w:tc>
          <w:tcPr>
            <w:tcW w:w="0" w:type="auto"/>
          </w:tcPr>
          <w:p w14:paraId="532B9722" w14:textId="77777777" w:rsidR="00CE5D7B" w:rsidRDefault="003848A0">
            <w:pPr>
              <w:pStyle w:val="Compact"/>
            </w:pPr>
            <w:r>
              <w:t>16</w:t>
            </w:r>
          </w:p>
        </w:tc>
      </w:tr>
      <w:tr w:rsidR="00CE5D7B" w14:paraId="3B67676C" w14:textId="77777777">
        <w:tc>
          <w:tcPr>
            <w:tcW w:w="0" w:type="auto"/>
          </w:tcPr>
          <w:p w14:paraId="3FE351D9" w14:textId="77777777" w:rsidR="00CE5D7B" w:rsidRDefault="003848A0">
            <w:pPr>
              <w:pStyle w:val="Compact"/>
            </w:pPr>
            <w:r>
              <w:t>Bailey &amp; Plunkett (2002)</w:t>
            </w:r>
          </w:p>
        </w:tc>
        <w:tc>
          <w:tcPr>
            <w:tcW w:w="0" w:type="auto"/>
          </w:tcPr>
          <w:p w14:paraId="0EC7B532" w14:textId="77777777" w:rsidR="00CE5D7B" w:rsidRDefault="003848A0">
            <w:pPr>
              <w:pStyle w:val="Compact"/>
            </w:pPr>
            <w:r>
              <w:t>paper</w:t>
            </w:r>
          </w:p>
        </w:tc>
        <w:tc>
          <w:tcPr>
            <w:tcW w:w="0" w:type="auto"/>
          </w:tcPr>
          <w:p w14:paraId="1E7EFDF5" w14:textId="77777777" w:rsidR="00CE5D7B" w:rsidRDefault="003848A0">
            <w:pPr>
              <w:pStyle w:val="Compact"/>
            </w:pPr>
            <w:r>
              <w:t>18, 24</w:t>
            </w:r>
          </w:p>
        </w:tc>
        <w:tc>
          <w:tcPr>
            <w:tcW w:w="0" w:type="auto"/>
          </w:tcPr>
          <w:p w14:paraId="08E15BBA" w14:textId="77777777" w:rsidR="00CE5D7B" w:rsidRDefault="003848A0">
            <w:pPr>
              <w:pStyle w:val="Compact"/>
            </w:pPr>
            <w:r>
              <w:t>Comp</w:t>
            </w:r>
          </w:p>
        </w:tc>
        <w:tc>
          <w:tcPr>
            <w:tcW w:w="0" w:type="auto"/>
          </w:tcPr>
          <w:p w14:paraId="48889921" w14:textId="77777777" w:rsidR="00CE5D7B" w:rsidRDefault="003848A0">
            <w:pPr>
              <w:pStyle w:val="Compact"/>
            </w:pPr>
            <w:r>
              <w:t>12</w:t>
            </w:r>
          </w:p>
        </w:tc>
      </w:tr>
      <w:tr w:rsidR="00CE5D7B" w14:paraId="04DDCA8B" w14:textId="77777777">
        <w:tc>
          <w:tcPr>
            <w:tcW w:w="0" w:type="auto"/>
          </w:tcPr>
          <w:p w14:paraId="08F76B4F" w14:textId="77777777" w:rsidR="00CE5D7B" w:rsidRDefault="003848A0">
            <w:pPr>
              <w:pStyle w:val="Compact"/>
            </w:pPr>
            <w:r>
              <w:t>Ballem &amp; Plunkett (2005)</w:t>
            </w:r>
          </w:p>
        </w:tc>
        <w:tc>
          <w:tcPr>
            <w:tcW w:w="0" w:type="auto"/>
          </w:tcPr>
          <w:p w14:paraId="16DC7DB5" w14:textId="77777777" w:rsidR="00CE5D7B" w:rsidRDefault="003848A0">
            <w:pPr>
              <w:pStyle w:val="Compact"/>
            </w:pPr>
            <w:r>
              <w:t>paper</w:t>
            </w:r>
          </w:p>
        </w:tc>
        <w:tc>
          <w:tcPr>
            <w:tcW w:w="0" w:type="auto"/>
          </w:tcPr>
          <w:p w14:paraId="23CF5196" w14:textId="77777777" w:rsidR="00CE5D7B" w:rsidRDefault="003848A0">
            <w:pPr>
              <w:pStyle w:val="Compact"/>
            </w:pPr>
            <w:r>
              <w:t>14</w:t>
            </w:r>
          </w:p>
        </w:tc>
        <w:tc>
          <w:tcPr>
            <w:tcW w:w="0" w:type="auto"/>
          </w:tcPr>
          <w:p w14:paraId="6379B03F" w14:textId="77777777" w:rsidR="00CE5D7B" w:rsidRDefault="003848A0">
            <w:pPr>
              <w:pStyle w:val="Compact"/>
            </w:pPr>
            <w:r>
              <w:t>None</w:t>
            </w:r>
          </w:p>
        </w:tc>
        <w:tc>
          <w:tcPr>
            <w:tcW w:w="0" w:type="auto"/>
          </w:tcPr>
          <w:p w14:paraId="4E6B4909" w14:textId="77777777" w:rsidR="00CE5D7B" w:rsidRDefault="003848A0">
            <w:pPr>
              <w:pStyle w:val="Compact"/>
            </w:pPr>
            <w:r>
              <w:t>4</w:t>
            </w:r>
          </w:p>
        </w:tc>
      </w:tr>
      <w:tr w:rsidR="00CE5D7B" w14:paraId="078D68FB" w14:textId="77777777">
        <w:tc>
          <w:tcPr>
            <w:tcW w:w="0" w:type="auto"/>
          </w:tcPr>
          <w:p w14:paraId="4BAFFC07" w14:textId="77777777" w:rsidR="00CE5D7B" w:rsidRDefault="003848A0">
            <w:pPr>
              <w:pStyle w:val="Compact"/>
            </w:pPr>
            <w:r>
              <w:t>Bergelson &amp; Swingley (2017)</w:t>
            </w:r>
          </w:p>
        </w:tc>
        <w:tc>
          <w:tcPr>
            <w:tcW w:w="0" w:type="auto"/>
          </w:tcPr>
          <w:p w14:paraId="396487F6" w14:textId="77777777" w:rsidR="00CE5D7B" w:rsidRDefault="003848A0">
            <w:pPr>
              <w:pStyle w:val="Compact"/>
            </w:pPr>
            <w:r>
              <w:t>paper</w:t>
            </w:r>
          </w:p>
        </w:tc>
        <w:tc>
          <w:tcPr>
            <w:tcW w:w="0" w:type="auto"/>
          </w:tcPr>
          <w:p w14:paraId="60C0C607" w14:textId="77777777" w:rsidR="00CE5D7B" w:rsidRDefault="003848A0">
            <w:pPr>
              <w:pStyle w:val="Compact"/>
            </w:pPr>
            <w:r>
              <w:t>6, 7, 9, 12</w:t>
            </w:r>
          </w:p>
        </w:tc>
        <w:tc>
          <w:tcPr>
            <w:tcW w:w="0" w:type="auto"/>
          </w:tcPr>
          <w:p w14:paraId="5E79D654" w14:textId="77777777" w:rsidR="00CE5D7B" w:rsidRDefault="003848A0">
            <w:pPr>
              <w:pStyle w:val="Compact"/>
            </w:pPr>
            <w:r>
              <w:t>None</w:t>
            </w:r>
          </w:p>
        </w:tc>
        <w:tc>
          <w:tcPr>
            <w:tcW w:w="0" w:type="auto"/>
          </w:tcPr>
          <w:p w14:paraId="032041EA" w14:textId="77777777" w:rsidR="00CE5D7B" w:rsidRDefault="003848A0">
            <w:pPr>
              <w:pStyle w:val="Compact"/>
            </w:pPr>
            <w:r>
              <w:t>9</w:t>
            </w:r>
          </w:p>
        </w:tc>
      </w:tr>
      <w:tr w:rsidR="00CE5D7B" w14:paraId="722EEA16" w14:textId="77777777">
        <w:tc>
          <w:tcPr>
            <w:tcW w:w="0" w:type="auto"/>
          </w:tcPr>
          <w:p w14:paraId="570116CA" w14:textId="77777777" w:rsidR="00CE5D7B" w:rsidRDefault="003848A0">
            <w:pPr>
              <w:pStyle w:val="Compact"/>
            </w:pPr>
            <w:r>
              <w:t>Bernier &amp; White (2017)</w:t>
            </w:r>
          </w:p>
        </w:tc>
        <w:tc>
          <w:tcPr>
            <w:tcW w:w="0" w:type="auto"/>
          </w:tcPr>
          <w:p w14:paraId="5FD4174B" w14:textId="77777777" w:rsidR="00CE5D7B" w:rsidRDefault="003848A0">
            <w:pPr>
              <w:pStyle w:val="Compact"/>
            </w:pPr>
            <w:r>
              <w:t>proceedings</w:t>
            </w:r>
          </w:p>
        </w:tc>
        <w:tc>
          <w:tcPr>
            <w:tcW w:w="0" w:type="auto"/>
          </w:tcPr>
          <w:p w14:paraId="668E7395" w14:textId="77777777" w:rsidR="00CE5D7B" w:rsidRDefault="003848A0">
            <w:pPr>
              <w:pStyle w:val="Compact"/>
            </w:pPr>
            <w:r>
              <w:t>21</w:t>
            </w:r>
          </w:p>
        </w:tc>
        <w:tc>
          <w:tcPr>
            <w:tcW w:w="0" w:type="auto"/>
          </w:tcPr>
          <w:p w14:paraId="01F50515" w14:textId="77777777" w:rsidR="00CE5D7B" w:rsidRDefault="003848A0">
            <w:pPr>
              <w:pStyle w:val="Compact"/>
            </w:pPr>
            <w:r>
              <w:t>None</w:t>
            </w:r>
          </w:p>
        </w:tc>
        <w:tc>
          <w:tcPr>
            <w:tcW w:w="0" w:type="auto"/>
          </w:tcPr>
          <w:p w14:paraId="2FD0A3F6" w14:textId="77777777" w:rsidR="00CE5D7B" w:rsidRDefault="003848A0">
            <w:pPr>
              <w:pStyle w:val="Compact"/>
            </w:pPr>
            <w:r>
              <w:t>4</w:t>
            </w:r>
          </w:p>
        </w:tc>
      </w:tr>
      <w:tr w:rsidR="00CE5D7B" w14:paraId="5FEAFDF1" w14:textId="77777777">
        <w:tc>
          <w:tcPr>
            <w:tcW w:w="0" w:type="auto"/>
          </w:tcPr>
          <w:p w14:paraId="0CD7370C" w14:textId="77777777" w:rsidR="00CE5D7B" w:rsidRDefault="003848A0">
            <w:pPr>
              <w:pStyle w:val="Compact"/>
            </w:pPr>
            <w:r>
              <w:t>Delle Luche et al. (2015)</w:t>
            </w:r>
          </w:p>
        </w:tc>
        <w:tc>
          <w:tcPr>
            <w:tcW w:w="0" w:type="auto"/>
          </w:tcPr>
          <w:p w14:paraId="37676DF3" w14:textId="77777777" w:rsidR="00CE5D7B" w:rsidRDefault="003848A0">
            <w:pPr>
              <w:pStyle w:val="Compact"/>
            </w:pPr>
            <w:r>
              <w:t>paper</w:t>
            </w:r>
          </w:p>
        </w:tc>
        <w:tc>
          <w:tcPr>
            <w:tcW w:w="0" w:type="auto"/>
          </w:tcPr>
          <w:p w14:paraId="15F1CBA9" w14:textId="77777777" w:rsidR="00CE5D7B" w:rsidRDefault="003848A0">
            <w:pPr>
              <w:pStyle w:val="Compact"/>
            </w:pPr>
            <w:r>
              <w:t>20, 19</w:t>
            </w:r>
          </w:p>
        </w:tc>
        <w:tc>
          <w:tcPr>
            <w:tcW w:w="0" w:type="auto"/>
          </w:tcPr>
          <w:p w14:paraId="781ED7B3" w14:textId="77777777" w:rsidR="00CE5D7B" w:rsidRDefault="003848A0">
            <w:pPr>
              <w:pStyle w:val="Compact"/>
            </w:pPr>
            <w:r>
              <w:t>None</w:t>
            </w:r>
          </w:p>
        </w:tc>
        <w:tc>
          <w:tcPr>
            <w:tcW w:w="0" w:type="auto"/>
          </w:tcPr>
          <w:p w14:paraId="5245EEE7" w14:textId="77777777" w:rsidR="00CE5D7B" w:rsidRDefault="003848A0">
            <w:pPr>
              <w:pStyle w:val="Compact"/>
            </w:pPr>
            <w:r>
              <w:t>4</w:t>
            </w:r>
          </w:p>
        </w:tc>
      </w:tr>
      <w:tr w:rsidR="00CE5D7B" w14:paraId="623E018D" w14:textId="77777777">
        <w:tc>
          <w:tcPr>
            <w:tcW w:w="0" w:type="auto"/>
          </w:tcPr>
          <w:p w14:paraId="551CE137" w14:textId="77777777" w:rsidR="00CE5D7B" w:rsidRDefault="003848A0">
            <w:pPr>
              <w:pStyle w:val="Compact"/>
            </w:pPr>
            <w:r>
              <w:t>Durrant et al. (2014)</w:t>
            </w:r>
          </w:p>
        </w:tc>
        <w:tc>
          <w:tcPr>
            <w:tcW w:w="0" w:type="auto"/>
          </w:tcPr>
          <w:p w14:paraId="4FF8CC94" w14:textId="77777777" w:rsidR="00CE5D7B" w:rsidRDefault="003848A0">
            <w:pPr>
              <w:pStyle w:val="Compact"/>
            </w:pPr>
            <w:r>
              <w:t>paper</w:t>
            </w:r>
          </w:p>
        </w:tc>
        <w:tc>
          <w:tcPr>
            <w:tcW w:w="0" w:type="auto"/>
          </w:tcPr>
          <w:p w14:paraId="16CD1C31" w14:textId="77777777" w:rsidR="00CE5D7B" w:rsidRDefault="003848A0">
            <w:pPr>
              <w:pStyle w:val="Compact"/>
            </w:pPr>
            <w:r>
              <w:t>19, 20</w:t>
            </w:r>
          </w:p>
        </w:tc>
        <w:tc>
          <w:tcPr>
            <w:tcW w:w="0" w:type="auto"/>
          </w:tcPr>
          <w:p w14:paraId="55BF2FC8" w14:textId="77777777" w:rsidR="00CE5D7B" w:rsidRDefault="003848A0">
            <w:pPr>
              <w:pStyle w:val="Compact"/>
            </w:pPr>
            <w:r>
              <w:t>None</w:t>
            </w:r>
          </w:p>
        </w:tc>
        <w:tc>
          <w:tcPr>
            <w:tcW w:w="0" w:type="auto"/>
          </w:tcPr>
          <w:p w14:paraId="2298FD66" w14:textId="77777777" w:rsidR="00CE5D7B" w:rsidRDefault="003848A0">
            <w:pPr>
              <w:pStyle w:val="Compact"/>
            </w:pPr>
            <w:r>
              <w:t>4</w:t>
            </w:r>
          </w:p>
        </w:tc>
      </w:tr>
      <w:tr w:rsidR="00CE5D7B" w14:paraId="01A7BC3E" w14:textId="77777777">
        <w:tc>
          <w:tcPr>
            <w:tcW w:w="0" w:type="auto"/>
          </w:tcPr>
          <w:p w14:paraId="7FCE73B5" w14:textId="77777777" w:rsidR="00CE5D7B" w:rsidRDefault="003848A0">
            <w:pPr>
              <w:pStyle w:val="Compact"/>
            </w:pPr>
            <w:r>
              <w:t>Höhle et al. (2006)</w:t>
            </w:r>
          </w:p>
        </w:tc>
        <w:tc>
          <w:tcPr>
            <w:tcW w:w="0" w:type="auto"/>
          </w:tcPr>
          <w:p w14:paraId="2E39DFC4" w14:textId="77777777" w:rsidR="00CE5D7B" w:rsidRDefault="003848A0">
            <w:pPr>
              <w:pStyle w:val="Compact"/>
            </w:pPr>
            <w:r>
              <w:t>paper</w:t>
            </w:r>
          </w:p>
        </w:tc>
        <w:tc>
          <w:tcPr>
            <w:tcW w:w="0" w:type="auto"/>
          </w:tcPr>
          <w:p w14:paraId="7D4A232A" w14:textId="77777777" w:rsidR="00CE5D7B" w:rsidRDefault="003848A0">
            <w:pPr>
              <w:pStyle w:val="Compact"/>
            </w:pPr>
            <w:r>
              <w:t>18</w:t>
            </w:r>
          </w:p>
        </w:tc>
        <w:tc>
          <w:tcPr>
            <w:tcW w:w="0" w:type="auto"/>
          </w:tcPr>
          <w:p w14:paraId="2033EE9B" w14:textId="77777777" w:rsidR="00CE5D7B" w:rsidRDefault="003848A0">
            <w:pPr>
              <w:pStyle w:val="Compact"/>
            </w:pPr>
            <w:r>
              <w:t>None</w:t>
            </w:r>
          </w:p>
        </w:tc>
        <w:tc>
          <w:tcPr>
            <w:tcW w:w="0" w:type="auto"/>
          </w:tcPr>
          <w:p w14:paraId="03557CF7" w14:textId="77777777" w:rsidR="00CE5D7B" w:rsidRDefault="003848A0">
            <w:pPr>
              <w:pStyle w:val="Compact"/>
            </w:pPr>
            <w:r>
              <w:t>4</w:t>
            </w:r>
          </w:p>
        </w:tc>
      </w:tr>
      <w:tr w:rsidR="00CE5D7B" w14:paraId="4E11712E" w14:textId="77777777">
        <w:tc>
          <w:tcPr>
            <w:tcW w:w="0" w:type="auto"/>
          </w:tcPr>
          <w:p w14:paraId="1AED45F5" w14:textId="77777777" w:rsidR="00CE5D7B" w:rsidRDefault="003848A0">
            <w:pPr>
              <w:pStyle w:val="Compact"/>
            </w:pPr>
            <w:r>
              <w:t>Højen et al. (n.d.)</w:t>
            </w:r>
          </w:p>
        </w:tc>
        <w:tc>
          <w:tcPr>
            <w:tcW w:w="0" w:type="auto"/>
          </w:tcPr>
          <w:p w14:paraId="1BA17AA9" w14:textId="77777777" w:rsidR="00CE5D7B" w:rsidRDefault="003848A0">
            <w:pPr>
              <w:pStyle w:val="Compact"/>
            </w:pPr>
            <w:r>
              <w:t>gray paper</w:t>
            </w:r>
          </w:p>
        </w:tc>
        <w:tc>
          <w:tcPr>
            <w:tcW w:w="0" w:type="auto"/>
          </w:tcPr>
          <w:p w14:paraId="1CEB5C48" w14:textId="77777777" w:rsidR="00CE5D7B" w:rsidRDefault="003848A0">
            <w:pPr>
              <w:pStyle w:val="Compact"/>
            </w:pPr>
            <w:r>
              <w:t>19, 20</w:t>
            </w:r>
          </w:p>
        </w:tc>
        <w:tc>
          <w:tcPr>
            <w:tcW w:w="0" w:type="auto"/>
          </w:tcPr>
          <w:p w14:paraId="0C3FFECD" w14:textId="77777777" w:rsidR="00CE5D7B" w:rsidRDefault="003848A0">
            <w:pPr>
              <w:pStyle w:val="Compact"/>
            </w:pPr>
            <w:r>
              <w:t>Comp/Prod</w:t>
            </w:r>
          </w:p>
        </w:tc>
        <w:tc>
          <w:tcPr>
            <w:tcW w:w="0" w:type="auto"/>
          </w:tcPr>
          <w:p w14:paraId="0E1EC8FE" w14:textId="77777777" w:rsidR="00CE5D7B" w:rsidRDefault="003848A0">
            <w:pPr>
              <w:pStyle w:val="Compact"/>
            </w:pPr>
            <w:r>
              <w:t>6</w:t>
            </w:r>
          </w:p>
        </w:tc>
      </w:tr>
      <w:tr w:rsidR="00CE5D7B" w14:paraId="4C8364E1" w14:textId="77777777">
        <w:tc>
          <w:tcPr>
            <w:tcW w:w="0" w:type="auto"/>
          </w:tcPr>
          <w:p w14:paraId="0E2FDD0D" w14:textId="77777777" w:rsidR="00CE5D7B" w:rsidRDefault="003848A0">
            <w:pPr>
              <w:pStyle w:val="Compact"/>
            </w:pPr>
            <w:r>
              <w:t>Mani &amp; Plunkett (2007)</w:t>
            </w:r>
          </w:p>
        </w:tc>
        <w:tc>
          <w:tcPr>
            <w:tcW w:w="0" w:type="auto"/>
          </w:tcPr>
          <w:p w14:paraId="5D3FE3BC" w14:textId="77777777" w:rsidR="00CE5D7B" w:rsidRDefault="003848A0">
            <w:pPr>
              <w:pStyle w:val="Compact"/>
            </w:pPr>
            <w:r>
              <w:t>paper</w:t>
            </w:r>
          </w:p>
        </w:tc>
        <w:tc>
          <w:tcPr>
            <w:tcW w:w="0" w:type="auto"/>
          </w:tcPr>
          <w:p w14:paraId="77107CFC" w14:textId="77777777" w:rsidR="00CE5D7B" w:rsidRDefault="003848A0">
            <w:pPr>
              <w:pStyle w:val="Compact"/>
            </w:pPr>
            <w:r>
              <w:t>15, 18, 24, 14, 20</w:t>
            </w:r>
          </w:p>
        </w:tc>
        <w:tc>
          <w:tcPr>
            <w:tcW w:w="0" w:type="auto"/>
          </w:tcPr>
          <w:p w14:paraId="4E97B9A5" w14:textId="77777777" w:rsidR="00CE5D7B" w:rsidRDefault="003848A0">
            <w:pPr>
              <w:pStyle w:val="Compact"/>
            </w:pPr>
            <w:r>
              <w:t>Comp/Prod</w:t>
            </w:r>
          </w:p>
        </w:tc>
        <w:tc>
          <w:tcPr>
            <w:tcW w:w="0" w:type="auto"/>
          </w:tcPr>
          <w:p w14:paraId="2DB9D093" w14:textId="77777777" w:rsidR="00CE5D7B" w:rsidRDefault="003848A0">
            <w:pPr>
              <w:pStyle w:val="Compact"/>
            </w:pPr>
            <w:r>
              <w:t>14</w:t>
            </w:r>
          </w:p>
        </w:tc>
      </w:tr>
      <w:tr w:rsidR="00CE5D7B" w14:paraId="59819DD0" w14:textId="77777777">
        <w:tc>
          <w:tcPr>
            <w:tcW w:w="0" w:type="auto"/>
          </w:tcPr>
          <w:p w14:paraId="67C1DE88" w14:textId="77777777" w:rsidR="00CE5D7B" w:rsidRDefault="003848A0">
            <w:pPr>
              <w:pStyle w:val="Compact"/>
            </w:pPr>
            <w:r>
              <w:t>Mani &amp; Plunkett (2010)</w:t>
            </w:r>
          </w:p>
        </w:tc>
        <w:tc>
          <w:tcPr>
            <w:tcW w:w="0" w:type="auto"/>
          </w:tcPr>
          <w:p w14:paraId="1382FC99" w14:textId="77777777" w:rsidR="00CE5D7B" w:rsidRDefault="003848A0">
            <w:pPr>
              <w:pStyle w:val="Compact"/>
            </w:pPr>
            <w:r>
              <w:t>paper</w:t>
            </w:r>
          </w:p>
        </w:tc>
        <w:tc>
          <w:tcPr>
            <w:tcW w:w="0" w:type="auto"/>
          </w:tcPr>
          <w:p w14:paraId="2321305B" w14:textId="77777777" w:rsidR="00CE5D7B" w:rsidRDefault="003848A0">
            <w:pPr>
              <w:pStyle w:val="Compact"/>
            </w:pPr>
            <w:r>
              <w:t>12</w:t>
            </w:r>
          </w:p>
        </w:tc>
        <w:tc>
          <w:tcPr>
            <w:tcW w:w="0" w:type="auto"/>
          </w:tcPr>
          <w:p w14:paraId="4B48E46E" w14:textId="77777777" w:rsidR="00CE5D7B" w:rsidRDefault="003848A0">
            <w:pPr>
              <w:pStyle w:val="Compact"/>
            </w:pPr>
            <w:r>
              <w:t>Comp</w:t>
            </w:r>
          </w:p>
        </w:tc>
        <w:tc>
          <w:tcPr>
            <w:tcW w:w="0" w:type="auto"/>
          </w:tcPr>
          <w:p w14:paraId="467033D7" w14:textId="77777777" w:rsidR="00CE5D7B" w:rsidRDefault="003848A0">
            <w:pPr>
              <w:pStyle w:val="Compact"/>
            </w:pPr>
            <w:r>
              <w:t>8</w:t>
            </w:r>
          </w:p>
        </w:tc>
      </w:tr>
      <w:tr w:rsidR="00CE5D7B" w14:paraId="43BE61EB" w14:textId="77777777">
        <w:tc>
          <w:tcPr>
            <w:tcW w:w="0" w:type="auto"/>
          </w:tcPr>
          <w:p w14:paraId="5C90252E" w14:textId="77777777" w:rsidR="00CE5D7B" w:rsidRDefault="003848A0">
            <w:pPr>
              <w:pStyle w:val="Compact"/>
            </w:pPr>
            <w:r>
              <w:lastRenderedPageBreak/>
              <w:t>Mani &amp; Plunkett (2011)</w:t>
            </w:r>
          </w:p>
        </w:tc>
        <w:tc>
          <w:tcPr>
            <w:tcW w:w="0" w:type="auto"/>
          </w:tcPr>
          <w:p w14:paraId="20EF2FC7" w14:textId="77777777" w:rsidR="00CE5D7B" w:rsidRDefault="003848A0">
            <w:pPr>
              <w:pStyle w:val="Compact"/>
            </w:pPr>
            <w:r>
              <w:t>paper</w:t>
            </w:r>
          </w:p>
        </w:tc>
        <w:tc>
          <w:tcPr>
            <w:tcW w:w="0" w:type="auto"/>
          </w:tcPr>
          <w:p w14:paraId="1308A582" w14:textId="77777777" w:rsidR="00CE5D7B" w:rsidRDefault="003848A0">
            <w:pPr>
              <w:pStyle w:val="Compact"/>
            </w:pPr>
            <w:r>
              <w:t>23, 17</w:t>
            </w:r>
          </w:p>
        </w:tc>
        <w:tc>
          <w:tcPr>
            <w:tcW w:w="0" w:type="auto"/>
          </w:tcPr>
          <w:p w14:paraId="4DC23941" w14:textId="77777777" w:rsidR="00CE5D7B" w:rsidRDefault="003848A0">
            <w:pPr>
              <w:pStyle w:val="Compact"/>
            </w:pPr>
            <w:r>
              <w:t>None</w:t>
            </w:r>
          </w:p>
        </w:tc>
        <w:tc>
          <w:tcPr>
            <w:tcW w:w="0" w:type="auto"/>
          </w:tcPr>
          <w:p w14:paraId="2F1B41F7" w14:textId="77777777" w:rsidR="00CE5D7B" w:rsidRDefault="003848A0">
            <w:pPr>
              <w:pStyle w:val="Compact"/>
            </w:pPr>
            <w:r>
              <w:t>15</w:t>
            </w:r>
          </w:p>
        </w:tc>
      </w:tr>
      <w:tr w:rsidR="00CE5D7B" w14:paraId="6532ADAF" w14:textId="77777777">
        <w:tc>
          <w:tcPr>
            <w:tcW w:w="0" w:type="auto"/>
          </w:tcPr>
          <w:p w14:paraId="79BF4F42" w14:textId="77777777" w:rsidR="00CE5D7B" w:rsidRDefault="003848A0">
            <w:pPr>
              <w:pStyle w:val="Compact"/>
            </w:pPr>
            <w:r>
              <w:t>Mani, Coleman, &amp; Plunkett (2008)</w:t>
            </w:r>
          </w:p>
        </w:tc>
        <w:tc>
          <w:tcPr>
            <w:tcW w:w="0" w:type="auto"/>
          </w:tcPr>
          <w:p w14:paraId="3B507D7B" w14:textId="77777777" w:rsidR="00CE5D7B" w:rsidRDefault="003848A0">
            <w:pPr>
              <w:pStyle w:val="Compact"/>
            </w:pPr>
            <w:r>
              <w:t>paper</w:t>
            </w:r>
          </w:p>
        </w:tc>
        <w:tc>
          <w:tcPr>
            <w:tcW w:w="0" w:type="auto"/>
          </w:tcPr>
          <w:p w14:paraId="19EA9DBF" w14:textId="77777777" w:rsidR="00CE5D7B" w:rsidRDefault="003848A0">
            <w:pPr>
              <w:pStyle w:val="Compact"/>
            </w:pPr>
            <w:r>
              <w:t>18</w:t>
            </w:r>
          </w:p>
        </w:tc>
        <w:tc>
          <w:tcPr>
            <w:tcW w:w="0" w:type="auto"/>
          </w:tcPr>
          <w:p w14:paraId="58B2557E" w14:textId="77777777" w:rsidR="00CE5D7B" w:rsidRDefault="003848A0">
            <w:pPr>
              <w:pStyle w:val="Compact"/>
            </w:pPr>
            <w:r>
              <w:t>Comp/Prod</w:t>
            </w:r>
          </w:p>
        </w:tc>
        <w:tc>
          <w:tcPr>
            <w:tcW w:w="0" w:type="auto"/>
          </w:tcPr>
          <w:p w14:paraId="4C86A9F3" w14:textId="77777777" w:rsidR="00CE5D7B" w:rsidRDefault="003848A0">
            <w:pPr>
              <w:pStyle w:val="Compact"/>
            </w:pPr>
            <w:r>
              <w:t>4</w:t>
            </w:r>
          </w:p>
        </w:tc>
      </w:tr>
      <w:tr w:rsidR="00CE5D7B" w14:paraId="4FB5B599" w14:textId="77777777">
        <w:tc>
          <w:tcPr>
            <w:tcW w:w="0" w:type="auto"/>
          </w:tcPr>
          <w:p w14:paraId="643E0DAE" w14:textId="77777777" w:rsidR="00CE5D7B" w:rsidRDefault="003848A0">
            <w:pPr>
              <w:pStyle w:val="Compact"/>
            </w:pPr>
            <w:r>
              <w:t>Ramon-Casas &amp; Bosch (2010)</w:t>
            </w:r>
          </w:p>
        </w:tc>
        <w:tc>
          <w:tcPr>
            <w:tcW w:w="0" w:type="auto"/>
          </w:tcPr>
          <w:p w14:paraId="3B9FB6C2" w14:textId="77777777" w:rsidR="00CE5D7B" w:rsidRDefault="003848A0">
            <w:pPr>
              <w:pStyle w:val="Compact"/>
            </w:pPr>
            <w:r>
              <w:t>paper</w:t>
            </w:r>
          </w:p>
        </w:tc>
        <w:tc>
          <w:tcPr>
            <w:tcW w:w="0" w:type="auto"/>
          </w:tcPr>
          <w:p w14:paraId="7933158D" w14:textId="77777777" w:rsidR="00CE5D7B" w:rsidRDefault="003848A0">
            <w:pPr>
              <w:pStyle w:val="Compact"/>
            </w:pPr>
            <w:r>
              <w:t>24, 25</w:t>
            </w:r>
          </w:p>
        </w:tc>
        <w:tc>
          <w:tcPr>
            <w:tcW w:w="0" w:type="auto"/>
          </w:tcPr>
          <w:p w14:paraId="37CEC3B3" w14:textId="77777777" w:rsidR="00CE5D7B" w:rsidRDefault="003848A0">
            <w:pPr>
              <w:pStyle w:val="Compact"/>
            </w:pPr>
            <w:r>
              <w:t>None</w:t>
            </w:r>
          </w:p>
        </w:tc>
        <w:tc>
          <w:tcPr>
            <w:tcW w:w="0" w:type="auto"/>
          </w:tcPr>
          <w:p w14:paraId="12367F13" w14:textId="77777777" w:rsidR="00CE5D7B" w:rsidRDefault="003848A0">
            <w:pPr>
              <w:pStyle w:val="Compact"/>
            </w:pPr>
            <w:r>
              <w:t>4</w:t>
            </w:r>
          </w:p>
        </w:tc>
      </w:tr>
      <w:tr w:rsidR="00CE5D7B" w14:paraId="642F510A" w14:textId="77777777">
        <w:tc>
          <w:tcPr>
            <w:tcW w:w="0" w:type="auto"/>
          </w:tcPr>
          <w:p w14:paraId="0904832E" w14:textId="77777777" w:rsidR="00CE5D7B" w:rsidRDefault="003848A0">
            <w:pPr>
              <w:pStyle w:val="Compact"/>
            </w:pPr>
            <w:r>
              <w:t>Ramon-Casas et al. (2009)</w:t>
            </w:r>
          </w:p>
        </w:tc>
        <w:tc>
          <w:tcPr>
            <w:tcW w:w="0" w:type="auto"/>
          </w:tcPr>
          <w:p w14:paraId="0D2931F6" w14:textId="77777777" w:rsidR="00CE5D7B" w:rsidRDefault="003848A0">
            <w:pPr>
              <w:pStyle w:val="Compact"/>
            </w:pPr>
            <w:r>
              <w:t>paper</w:t>
            </w:r>
          </w:p>
        </w:tc>
        <w:tc>
          <w:tcPr>
            <w:tcW w:w="0" w:type="auto"/>
          </w:tcPr>
          <w:p w14:paraId="006E7154" w14:textId="77777777" w:rsidR="00CE5D7B" w:rsidRDefault="003848A0">
            <w:pPr>
              <w:pStyle w:val="Compact"/>
            </w:pPr>
            <w:r>
              <w:t>21, 20, 43, 44</w:t>
            </w:r>
          </w:p>
        </w:tc>
        <w:tc>
          <w:tcPr>
            <w:tcW w:w="0" w:type="auto"/>
          </w:tcPr>
          <w:p w14:paraId="27FE5785" w14:textId="77777777" w:rsidR="00CE5D7B" w:rsidRDefault="003848A0">
            <w:pPr>
              <w:pStyle w:val="Compact"/>
            </w:pPr>
            <w:r>
              <w:t>Prod</w:t>
            </w:r>
          </w:p>
        </w:tc>
        <w:tc>
          <w:tcPr>
            <w:tcW w:w="0" w:type="auto"/>
          </w:tcPr>
          <w:p w14:paraId="63703F0A" w14:textId="77777777" w:rsidR="00CE5D7B" w:rsidRDefault="003848A0">
            <w:pPr>
              <w:pStyle w:val="Compact"/>
            </w:pPr>
            <w:r>
              <w:t>14</w:t>
            </w:r>
          </w:p>
        </w:tc>
      </w:tr>
      <w:tr w:rsidR="00CE5D7B" w14:paraId="01FC2903" w14:textId="77777777">
        <w:tc>
          <w:tcPr>
            <w:tcW w:w="0" w:type="auto"/>
          </w:tcPr>
          <w:p w14:paraId="0644CC18" w14:textId="77777777" w:rsidR="00CE5D7B" w:rsidRDefault="003848A0">
            <w:pPr>
              <w:pStyle w:val="Compact"/>
            </w:pPr>
            <w:r>
              <w:t>Ren &amp; Morgan (in press)</w:t>
            </w:r>
          </w:p>
        </w:tc>
        <w:tc>
          <w:tcPr>
            <w:tcW w:w="0" w:type="auto"/>
          </w:tcPr>
          <w:p w14:paraId="185677EF" w14:textId="77777777" w:rsidR="00CE5D7B" w:rsidRDefault="003848A0">
            <w:pPr>
              <w:pStyle w:val="Compact"/>
            </w:pPr>
            <w:r>
              <w:t>gray paper</w:t>
            </w:r>
          </w:p>
        </w:tc>
        <w:tc>
          <w:tcPr>
            <w:tcW w:w="0" w:type="auto"/>
          </w:tcPr>
          <w:p w14:paraId="4843BCAD" w14:textId="77777777" w:rsidR="00CE5D7B" w:rsidRDefault="003848A0">
            <w:pPr>
              <w:pStyle w:val="Compact"/>
            </w:pPr>
            <w:r>
              <w:t>19</w:t>
            </w:r>
          </w:p>
        </w:tc>
        <w:tc>
          <w:tcPr>
            <w:tcW w:w="0" w:type="auto"/>
          </w:tcPr>
          <w:p w14:paraId="69AA232B" w14:textId="77777777" w:rsidR="00CE5D7B" w:rsidRDefault="003848A0">
            <w:pPr>
              <w:pStyle w:val="Compact"/>
            </w:pPr>
            <w:r>
              <w:t>None</w:t>
            </w:r>
          </w:p>
        </w:tc>
        <w:tc>
          <w:tcPr>
            <w:tcW w:w="0" w:type="auto"/>
          </w:tcPr>
          <w:p w14:paraId="3F141F28" w14:textId="77777777" w:rsidR="00CE5D7B" w:rsidRDefault="003848A0">
            <w:pPr>
              <w:pStyle w:val="Compact"/>
            </w:pPr>
            <w:r>
              <w:t>8</w:t>
            </w:r>
          </w:p>
        </w:tc>
      </w:tr>
      <w:tr w:rsidR="00CE5D7B" w14:paraId="154EAEF6" w14:textId="77777777">
        <w:tc>
          <w:tcPr>
            <w:tcW w:w="0" w:type="auto"/>
          </w:tcPr>
          <w:p w14:paraId="41BE05A5" w14:textId="77777777" w:rsidR="00CE5D7B" w:rsidRDefault="003848A0">
            <w:pPr>
              <w:pStyle w:val="Compact"/>
            </w:pPr>
            <w:r>
              <w:t>Renner (2017)</w:t>
            </w:r>
          </w:p>
        </w:tc>
        <w:tc>
          <w:tcPr>
            <w:tcW w:w="0" w:type="auto"/>
          </w:tcPr>
          <w:p w14:paraId="31EB7591" w14:textId="77777777" w:rsidR="00CE5D7B" w:rsidRDefault="003848A0">
            <w:pPr>
              <w:pStyle w:val="Compact"/>
            </w:pPr>
            <w:r>
              <w:t>dissertation</w:t>
            </w:r>
          </w:p>
        </w:tc>
        <w:tc>
          <w:tcPr>
            <w:tcW w:w="0" w:type="auto"/>
          </w:tcPr>
          <w:p w14:paraId="310A185D" w14:textId="77777777" w:rsidR="00CE5D7B" w:rsidRDefault="003848A0">
            <w:pPr>
              <w:pStyle w:val="Compact"/>
            </w:pPr>
            <w:r>
              <w:t>17, 24</w:t>
            </w:r>
          </w:p>
        </w:tc>
        <w:tc>
          <w:tcPr>
            <w:tcW w:w="0" w:type="auto"/>
          </w:tcPr>
          <w:p w14:paraId="6B5575B5" w14:textId="77777777" w:rsidR="00CE5D7B" w:rsidRDefault="003848A0">
            <w:pPr>
              <w:pStyle w:val="Compact"/>
            </w:pPr>
            <w:r>
              <w:t>None</w:t>
            </w:r>
          </w:p>
        </w:tc>
        <w:tc>
          <w:tcPr>
            <w:tcW w:w="0" w:type="auto"/>
          </w:tcPr>
          <w:p w14:paraId="48919D5C" w14:textId="77777777" w:rsidR="00CE5D7B" w:rsidRDefault="003848A0">
            <w:pPr>
              <w:pStyle w:val="Compact"/>
            </w:pPr>
            <w:r>
              <w:t>6</w:t>
            </w:r>
          </w:p>
        </w:tc>
      </w:tr>
      <w:tr w:rsidR="00CE5D7B" w14:paraId="5E325059" w14:textId="77777777">
        <w:tc>
          <w:tcPr>
            <w:tcW w:w="0" w:type="auto"/>
          </w:tcPr>
          <w:p w14:paraId="069AD35C" w14:textId="77777777" w:rsidR="00CE5D7B" w:rsidRDefault="003848A0">
            <w:pPr>
              <w:pStyle w:val="Compact"/>
            </w:pPr>
            <w:r>
              <w:t>Skoruppa et al. (2013)</w:t>
            </w:r>
          </w:p>
        </w:tc>
        <w:tc>
          <w:tcPr>
            <w:tcW w:w="0" w:type="auto"/>
          </w:tcPr>
          <w:p w14:paraId="7CAB288A" w14:textId="77777777" w:rsidR="00CE5D7B" w:rsidRDefault="003848A0">
            <w:pPr>
              <w:pStyle w:val="Compact"/>
            </w:pPr>
            <w:r>
              <w:t>paper</w:t>
            </w:r>
          </w:p>
        </w:tc>
        <w:tc>
          <w:tcPr>
            <w:tcW w:w="0" w:type="auto"/>
          </w:tcPr>
          <w:p w14:paraId="4D3F3835" w14:textId="77777777" w:rsidR="00CE5D7B" w:rsidRDefault="003848A0">
            <w:pPr>
              <w:pStyle w:val="Compact"/>
            </w:pPr>
            <w:r>
              <w:t>23</w:t>
            </w:r>
          </w:p>
        </w:tc>
        <w:tc>
          <w:tcPr>
            <w:tcW w:w="0" w:type="auto"/>
          </w:tcPr>
          <w:p w14:paraId="0D5C2FAF" w14:textId="77777777" w:rsidR="00CE5D7B" w:rsidRDefault="003848A0">
            <w:pPr>
              <w:pStyle w:val="Compact"/>
            </w:pPr>
            <w:r>
              <w:t>None</w:t>
            </w:r>
          </w:p>
        </w:tc>
        <w:tc>
          <w:tcPr>
            <w:tcW w:w="0" w:type="auto"/>
          </w:tcPr>
          <w:p w14:paraId="249E0BAA" w14:textId="77777777" w:rsidR="00CE5D7B" w:rsidRDefault="003848A0">
            <w:pPr>
              <w:pStyle w:val="Compact"/>
            </w:pPr>
            <w:r>
              <w:t>5</w:t>
            </w:r>
          </w:p>
        </w:tc>
      </w:tr>
      <w:tr w:rsidR="00CE5D7B" w14:paraId="2AE7E48E" w14:textId="77777777">
        <w:tc>
          <w:tcPr>
            <w:tcW w:w="0" w:type="auto"/>
          </w:tcPr>
          <w:p w14:paraId="4B414D22" w14:textId="77777777" w:rsidR="00CE5D7B" w:rsidRDefault="003848A0">
            <w:pPr>
              <w:pStyle w:val="Compact"/>
            </w:pPr>
            <w:r>
              <w:t>Swingley (2003)</w:t>
            </w:r>
          </w:p>
        </w:tc>
        <w:tc>
          <w:tcPr>
            <w:tcW w:w="0" w:type="auto"/>
          </w:tcPr>
          <w:p w14:paraId="2338F349" w14:textId="77777777" w:rsidR="00CE5D7B" w:rsidRDefault="003848A0">
            <w:pPr>
              <w:pStyle w:val="Compact"/>
            </w:pPr>
            <w:r>
              <w:t>paper</w:t>
            </w:r>
          </w:p>
        </w:tc>
        <w:tc>
          <w:tcPr>
            <w:tcW w:w="0" w:type="auto"/>
          </w:tcPr>
          <w:p w14:paraId="5AD9FA81" w14:textId="77777777" w:rsidR="00CE5D7B" w:rsidRDefault="003848A0">
            <w:pPr>
              <w:pStyle w:val="Compact"/>
            </w:pPr>
            <w:r>
              <w:t>19</w:t>
            </w:r>
          </w:p>
        </w:tc>
        <w:tc>
          <w:tcPr>
            <w:tcW w:w="0" w:type="auto"/>
          </w:tcPr>
          <w:p w14:paraId="776C0F89" w14:textId="77777777" w:rsidR="00CE5D7B" w:rsidRDefault="003848A0">
            <w:pPr>
              <w:pStyle w:val="Compact"/>
            </w:pPr>
            <w:r>
              <w:t>Comp/Prod</w:t>
            </w:r>
          </w:p>
        </w:tc>
        <w:tc>
          <w:tcPr>
            <w:tcW w:w="0" w:type="auto"/>
          </w:tcPr>
          <w:p w14:paraId="079CF176" w14:textId="77777777" w:rsidR="00CE5D7B" w:rsidRDefault="003848A0">
            <w:pPr>
              <w:pStyle w:val="Compact"/>
            </w:pPr>
            <w:r>
              <w:t>6</w:t>
            </w:r>
          </w:p>
        </w:tc>
      </w:tr>
      <w:tr w:rsidR="00CE5D7B" w14:paraId="0BFCD19A" w14:textId="77777777">
        <w:tc>
          <w:tcPr>
            <w:tcW w:w="0" w:type="auto"/>
          </w:tcPr>
          <w:p w14:paraId="1D37E744" w14:textId="77777777" w:rsidR="00CE5D7B" w:rsidRDefault="003848A0">
            <w:pPr>
              <w:pStyle w:val="Compact"/>
            </w:pPr>
            <w:r>
              <w:t>Swingley (2009)</w:t>
            </w:r>
          </w:p>
        </w:tc>
        <w:tc>
          <w:tcPr>
            <w:tcW w:w="0" w:type="auto"/>
          </w:tcPr>
          <w:p w14:paraId="04AFE0B7" w14:textId="77777777" w:rsidR="00CE5D7B" w:rsidRDefault="003848A0">
            <w:pPr>
              <w:pStyle w:val="Compact"/>
            </w:pPr>
            <w:r>
              <w:t>paper</w:t>
            </w:r>
          </w:p>
        </w:tc>
        <w:tc>
          <w:tcPr>
            <w:tcW w:w="0" w:type="auto"/>
          </w:tcPr>
          <w:p w14:paraId="6A4C8B1E" w14:textId="77777777" w:rsidR="00CE5D7B" w:rsidRDefault="003848A0">
            <w:pPr>
              <w:pStyle w:val="Compact"/>
            </w:pPr>
            <w:r>
              <w:t>17</w:t>
            </w:r>
          </w:p>
        </w:tc>
        <w:tc>
          <w:tcPr>
            <w:tcW w:w="0" w:type="auto"/>
          </w:tcPr>
          <w:p w14:paraId="1581F869" w14:textId="77777777" w:rsidR="00CE5D7B" w:rsidRDefault="003848A0">
            <w:pPr>
              <w:pStyle w:val="Compact"/>
            </w:pPr>
            <w:r>
              <w:t>Comp/Prod</w:t>
            </w:r>
          </w:p>
        </w:tc>
        <w:tc>
          <w:tcPr>
            <w:tcW w:w="0" w:type="auto"/>
          </w:tcPr>
          <w:p w14:paraId="362386F2" w14:textId="77777777" w:rsidR="00CE5D7B" w:rsidRDefault="003848A0">
            <w:pPr>
              <w:pStyle w:val="Compact"/>
            </w:pPr>
            <w:r>
              <w:t>4</w:t>
            </w:r>
          </w:p>
        </w:tc>
      </w:tr>
      <w:tr w:rsidR="00CE5D7B" w14:paraId="67F39A57" w14:textId="77777777">
        <w:tc>
          <w:tcPr>
            <w:tcW w:w="0" w:type="auto"/>
          </w:tcPr>
          <w:p w14:paraId="7D01B2B2" w14:textId="77777777" w:rsidR="00CE5D7B" w:rsidRDefault="003848A0">
            <w:pPr>
              <w:pStyle w:val="Compact"/>
            </w:pPr>
            <w:r>
              <w:t>Swingley (2016)</w:t>
            </w:r>
          </w:p>
        </w:tc>
        <w:tc>
          <w:tcPr>
            <w:tcW w:w="0" w:type="auto"/>
          </w:tcPr>
          <w:p w14:paraId="453147E1" w14:textId="77777777" w:rsidR="00CE5D7B" w:rsidRDefault="003848A0">
            <w:pPr>
              <w:pStyle w:val="Compact"/>
            </w:pPr>
            <w:r>
              <w:t>paper</w:t>
            </w:r>
          </w:p>
        </w:tc>
        <w:tc>
          <w:tcPr>
            <w:tcW w:w="0" w:type="auto"/>
          </w:tcPr>
          <w:p w14:paraId="0E9F6E44" w14:textId="77777777" w:rsidR="00CE5D7B" w:rsidRDefault="003848A0">
            <w:pPr>
              <w:pStyle w:val="Compact"/>
            </w:pPr>
            <w:r>
              <w:t>27, 28</w:t>
            </w:r>
          </w:p>
        </w:tc>
        <w:tc>
          <w:tcPr>
            <w:tcW w:w="0" w:type="auto"/>
          </w:tcPr>
          <w:p w14:paraId="1555CCEB" w14:textId="77777777" w:rsidR="00CE5D7B" w:rsidRDefault="003848A0">
            <w:pPr>
              <w:pStyle w:val="Compact"/>
            </w:pPr>
            <w:r>
              <w:t>Prod</w:t>
            </w:r>
          </w:p>
        </w:tc>
        <w:tc>
          <w:tcPr>
            <w:tcW w:w="0" w:type="auto"/>
          </w:tcPr>
          <w:p w14:paraId="17A31F47" w14:textId="77777777" w:rsidR="00CE5D7B" w:rsidRDefault="003848A0">
            <w:pPr>
              <w:pStyle w:val="Compact"/>
            </w:pPr>
            <w:r>
              <w:t>9</w:t>
            </w:r>
          </w:p>
        </w:tc>
      </w:tr>
      <w:tr w:rsidR="00CE5D7B" w14:paraId="5CE2E936" w14:textId="77777777">
        <w:tc>
          <w:tcPr>
            <w:tcW w:w="0" w:type="auto"/>
          </w:tcPr>
          <w:p w14:paraId="0774FA9D" w14:textId="77777777" w:rsidR="00CE5D7B" w:rsidRDefault="003848A0">
            <w:pPr>
              <w:pStyle w:val="Compact"/>
            </w:pPr>
            <w:r>
              <w:t>Swingley &amp; Aslin (2000)</w:t>
            </w:r>
          </w:p>
        </w:tc>
        <w:tc>
          <w:tcPr>
            <w:tcW w:w="0" w:type="auto"/>
          </w:tcPr>
          <w:p w14:paraId="2DBF07F1" w14:textId="77777777" w:rsidR="00CE5D7B" w:rsidRDefault="003848A0">
            <w:pPr>
              <w:pStyle w:val="Compact"/>
            </w:pPr>
            <w:r>
              <w:t>paper</w:t>
            </w:r>
          </w:p>
        </w:tc>
        <w:tc>
          <w:tcPr>
            <w:tcW w:w="0" w:type="auto"/>
          </w:tcPr>
          <w:p w14:paraId="14A07727" w14:textId="77777777" w:rsidR="00CE5D7B" w:rsidRDefault="003848A0">
            <w:pPr>
              <w:pStyle w:val="Compact"/>
            </w:pPr>
            <w:r>
              <w:t>20</w:t>
            </w:r>
          </w:p>
        </w:tc>
        <w:tc>
          <w:tcPr>
            <w:tcW w:w="0" w:type="auto"/>
          </w:tcPr>
          <w:p w14:paraId="6B07DB66" w14:textId="77777777" w:rsidR="00CE5D7B" w:rsidRDefault="003848A0">
            <w:pPr>
              <w:pStyle w:val="Compact"/>
            </w:pPr>
            <w:r>
              <w:t>Comp</w:t>
            </w:r>
          </w:p>
        </w:tc>
        <w:tc>
          <w:tcPr>
            <w:tcW w:w="0" w:type="auto"/>
          </w:tcPr>
          <w:p w14:paraId="2778B5CB" w14:textId="77777777" w:rsidR="00CE5D7B" w:rsidRDefault="003848A0">
            <w:pPr>
              <w:pStyle w:val="Compact"/>
            </w:pPr>
            <w:r>
              <w:t>2</w:t>
            </w:r>
          </w:p>
        </w:tc>
      </w:tr>
      <w:tr w:rsidR="00CE5D7B" w14:paraId="2F833038" w14:textId="77777777">
        <w:tc>
          <w:tcPr>
            <w:tcW w:w="0" w:type="auto"/>
          </w:tcPr>
          <w:p w14:paraId="0819ACDD" w14:textId="77777777" w:rsidR="00CE5D7B" w:rsidRDefault="003848A0">
            <w:pPr>
              <w:pStyle w:val="Compact"/>
            </w:pPr>
            <w:r>
              <w:t>Swingley &amp; Aslin (2002)</w:t>
            </w:r>
          </w:p>
        </w:tc>
        <w:tc>
          <w:tcPr>
            <w:tcW w:w="0" w:type="auto"/>
          </w:tcPr>
          <w:p w14:paraId="5C095182" w14:textId="77777777" w:rsidR="00CE5D7B" w:rsidRDefault="003848A0">
            <w:pPr>
              <w:pStyle w:val="Compact"/>
            </w:pPr>
            <w:r>
              <w:t>paper</w:t>
            </w:r>
          </w:p>
        </w:tc>
        <w:tc>
          <w:tcPr>
            <w:tcW w:w="0" w:type="auto"/>
          </w:tcPr>
          <w:p w14:paraId="6C88BD0B" w14:textId="77777777" w:rsidR="00CE5D7B" w:rsidRDefault="003848A0">
            <w:pPr>
              <w:pStyle w:val="Compact"/>
            </w:pPr>
            <w:r>
              <w:t>15</w:t>
            </w:r>
          </w:p>
        </w:tc>
        <w:tc>
          <w:tcPr>
            <w:tcW w:w="0" w:type="auto"/>
          </w:tcPr>
          <w:p w14:paraId="54C94083" w14:textId="77777777" w:rsidR="00CE5D7B" w:rsidRDefault="003848A0">
            <w:pPr>
              <w:pStyle w:val="Compact"/>
            </w:pPr>
            <w:r>
              <w:t>Comp/Prod</w:t>
            </w:r>
          </w:p>
        </w:tc>
        <w:tc>
          <w:tcPr>
            <w:tcW w:w="0" w:type="auto"/>
          </w:tcPr>
          <w:p w14:paraId="47BCC29F" w14:textId="77777777" w:rsidR="00CE5D7B" w:rsidRDefault="003848A0">
            <w:pPr>
              <w:pStyle w:val="Compact"/>
            </w:pPr>
            <w:r>
              <w:t>4</w:t>
            </w:r>
          </w:p>
        </w:tc>
      </w:tr>
      <w:tr w:rsidR="00CE5D7B" w14:paraId="7523580B" w14:textId="77777777">
        <w:tc>
          <w:tcPr>
            <w:tcW w:w="0" w:type="auto"/>
          </w:tcPr>
          <w:p w14:paraId="56DDA1BE" w14:textId="77777777" w:rsidR="00CE5D7B" w:rsidRDefault="003848A0">
            <w:pPr>
              <w:pStyle w:val="Compact"/>
            </w:pPr>
            <w:r>
              <w:t>Tamasi (2016)</w:t>
            </w:r>
          </w:p>
        </w:tc>
        <w:tc>
          <w:tcPr>
            <w:tcW w:w="0" w:type="auto"/>
          </w:tcPr>
          <w:p w14:paraId="0F92E838" w14:textId="77777777" w:rsidR="00CE5D7B" w:rsidRDefault="003848A0">
            <w:pPr>
              <w:pStyle w:val="Compact"/>
            </w:pPr>
            <w:r>
              <w:t>dissertation</w:t>
            </w:r>
          </w:p>
        </w:tc>
        <w:tc>
          <w:tcPr>
            <w:tcW w:w="0" w:type="auto"/>
          </w:tcPr>
          <w:p w14:paraId="11E358EE" w14:textId="77777777" w:rsidR="00CE5D7B" w:rsidRDefault="003848A0">
            <w:pPr>
              <w:pStyle w:val="Compact"/>
            </w:pPr>
            <w:r>
              <w:t>30</w:t>
            </w:r>
          </w:p>
        </w:tc>
        <w:tc>
          <w:tcPr>
            <w:tcW w:w="0" w:type="auto"/>
          </w:tcPr>
          <w:p w14:paraId="59D758DC" w14:textId="77777777" w:rsidR="00CE5D7B" w:rsidRDefault="003848A0">
            <w:pPr>
              <w:pStyle w:val="Compact"/>
            </w:pPr>
            <w:r>
              <w:t>None</w:t>
            </w:r>
          </w:p>
        </w:tc>
        <w:tc>
          <w:tcPr>
            <w:tcW w:w="0" w:type="auto"/>
          </w:tcPr>
          <w:p w14:paraId="3578C4D1" w14:textId="77777777" w:rsidR="00CE5D7B" w:rsidRDefault="003848A0">
            <w:pPr>
              <w:pStyle w:val="Compact"/>
            </w:pPr>
            <w:r>
              <w:t>4</w:t>
            </w:r>
          </w:p>
        </w:tc>
      </w:tr>
      <w:tr w:rsidR="00CE5D7B" w14:paraId="4C3229D8" w14:textId="77777777">
        <w:tc>
          <w:tcPr>
            <w:tcW w:w="0" w:type="auto"/>
          </w:tcPr>
          <w:p w14:paraId="67F5A132" w14:textId="77777777" w:rsidR="00CE5D7B" w:rsidRDefault="003848A0">
            <w:pPr>
              <w:pStyle w:val="Compact"/>
            </w:pPr>
            <w:r>
              <w:t>Tao &amp; Qinmei (2013)</w:t>
            </w:r>
          </w:p>
        </w:tc>
        <w:tc>
          <w:tcPr>
            <w:tcW w:w="0" w:type="auto"/>
          </w:tcPr>
          <w:p w14:paraId="5535D71A" w14:textId="77777777" w:rsidR="00CE5D7B" w:rsidRDefault="003848A0">
            <w:pPr>
              <w:pStyle w:val="Compact"/>
            </w:pPr>
            <w:r>
              <w:t>paper</w:t>
            </w:r>
          </w:p>
        </w:tc>
        <w:tc>
          <w:tcPr>
            <w:tcW w:w="0" w:type="auto"/>
          </w:tcPr>
          <w:p w14:paraId="0D89D56B" w14:textId="77777777" w:rsidR="00CE5D7B" w:rsidRDefault="003848A0">
            <w:pPr>
              <w:pStyle w:val="Compact"/>
            </w:pPr>
            <w:r>
              <w:t>12</w:t>
            </w:r>
          </w:p>
        </w:tc>
        <w:tc>
          <w:tcPr>
            <w:tcW w:w="0" w:type="auto"/>
          </w:tcPr>
          <w:p w14:paraId="7BCD1C98" w14:textId="77777777" w:rsidR="00CE5D7B" w:rsidRDefault="003848A0">
            <w:pPr>
              <w:pStyle w:val="Compact"/>
            </w:pPr>
            <w:r>
              <w:t>None</w:t>
            </w:r>
          </w:p>
        </w:tc>
        <w:tc>
          <w:tcPr>
            <w:tcW w:w="0" w:type="auto"/>
          </w:tcPr>
          <w:p w14:paraId="06CEF24D" w14:textId="77777777" w:rsidR="00CE5D7B" w:rsidRDefault="003848A0">
            <w:pPr>
              <w:pStyle w:val="Compact"/>
            </w:pPr>
            <w:r>
              <w:t>4</w:t>
            </w:r>
          </w:p>
        </w:tc>
      </w:tr>
      <w:tr w:rsidR="00CE5D7B" w14:paraId="621D576B" w14:textId="77777777">
        <w:tc>
          <w:tcPr>
            <w:tcW w:w="0" w:type="auto"/>
          </w:tcPr>
          <w:p w14:paraId="3B7C3450" w14:textId="77777777" w:rsidR="00CE5D7B" w:rsidRDefault="003848A0">
            <w:pPr>
              <w:pStyle w:val="Compact"/>
            </w:pPr>
            <w:r>
              <w:t>Tao et al. (2012)</w:t>
            </w:r>
          </w:p>
        </w:tc>
        <w:tc>
          <w:tcPr>
            <w:tcW w:w="0" w:type="auto"/>
          </w:tcPr>
          <w:p w14:paraId="26EFA9AB" w14:textId="77777777" w:rsidR="00CE5D7B" w:rsidRDefault="003848A0">
            <w:pPr>
              <w:pStyle w:val="Compact"/>
            </w:pPr>
            <w:r>
              <w:t>paper</w:t>
            </w:r>
          </w:p>
        </w:tc>
        <w:tc>
          <w:tcPr>
            <w:tcW w:w="0" w:type="auto"/>
          </w:tcPr>
          <w:p w14:paraId="534CDF55" w14:textId="77777777" w:rsidR="00CE5D7B" w:rsidRDefault="003848A0">
            <w:pPr>
              <w:pStyle w:val="Compact"/>
            </w:pPr>
            <w:r>
              <w:t>16</w:t>
            </w:r>
          </w:p>
        </w:tc>
        <w:tc>
          <w:tcPr>
            <w:tcW w:w="0" w:type="auto"/>
          </w:tcPr>
          <w:p w14:paraId="4720B464" w14:textId="77777777" w:rsidR="00CE5D7B" w:rsidRDefault="003848A0">
            <w:pPr>
              <w:pStyle w:val="Compact"/>
            </w:pPr>
            <w:r>
              <w:t>Comp</w:t>
            </w:r>
          </w:p>
        </w:tc>
        <w:tc>
          <w:tcPr>
            <w:tcW w:w="0" w:type="auto"/>
          </w:tcPr>
          <w:p w14:paraId="4CB54B7A" w14:textId="77777777" w:rsidR="00CE5D7B" w:rsidRDefault="003848A0">
            <w:pPr>
              <w:pStyle w:val="Compact"/>
            </w:pPr>
            <w:r>
              <w:t>6</w:t>
            </w:r>
          </w:p>
        </w:tc>
      </w:tr>
      <w:tr w:rsidR="00CE5D7B" w14:paraId="4566412C" w14:textId="77777777">
        <w:tc>
          <w:tcPr>
            <w:tcW w:w="0" w:type="auto"/>
          </w:tcPr>
          <w:p w14:paraId="1AAF8462" w14:textId="77777777" w:rsidR="00CE5D7B" w:rsidRDefault="003848A0">
            <w:pPr>
              <w:pStyle w:val="Compact"/>
            </w:pPr>
            <w:r>
              <w:t>van der Feest &amp; Fikkert, (2015)</w:t>
            </w:r>
          </w:p>
        </w:tc>
        <w:tc>
          <w:tcPr>
            <w:tcW w:w="0" w:type="auto"/>
          </w:tcPr>
          <w:p w14:paraId="5A765547" w14:textId="77777777" w:rsidR="00CE5D7B" w:rsidRDefault="003848A0">
            <w:pPr>
              <w:pStyle w:val="Compact"/>
            </w:pPr>
            <w:r>
              <w:t>paper</w:t>
            </w:r>
          </w:p>
        </w:tc>
        <w:tc>
          <w:tcPr>
            <w:tcW w:w="0" w:type="auto"/>
          </w:tcPr>
          <w:p w14:paraId="08B26F0C" w14:textId="77777777" w:rsidR="00CE5D7B" w:rsidRDefault="003848A0">
            <w:pPr>
              <w:pStyle w:val="Compact"/>
            </w:pPr>
            <w:r>
              <w:t>24, 20</w:t>
            </w:r>
          </w:p>
        </w:tc>
        <w:tc>
          <w:tcPr>
            <w:tcW w:w="0" w:type="auto"/>
          </w:tcPr>
          <w:p w14:paraId="405AC234" w14:textId="77777777" w:rsidR="00CE5D7B" w:rsidRDefault="003848A0">
            <w:pPr>
              <w:pStyle w:val="Compact"/>
            </w:pPr>
            <w:r>
              <w:t>None</w:t>
            </w:r>
          </w:p>
        </w:tc>
        <w:tc>
          <w:tcPr>
            <w:tcW w:w="0" w:type="auto"/>
          </w:tcPr>
          <w:p w14:paraId="74D90A1F" w14:textId="77777777" w:rsidR="00CE5D7B" w:rsidRDefault="003848A0">
            <w:pPr>
              <w:pStyle w:val="Compact"/>
            </w:pPr>
            <w:r>
              <w:t>16</w:t>
            </w:r>
          </w:p>
        </w:tc>
      </w:tr>
      <w:tr w:rsidR="00CE5D7B" w14:paraId="6DE948F1" w14:textId="77777777">
        <w:tc>
          <w:tcPr>
            <w:tcW w:w="0" w:type="auto"/>
          </w:tcPr>
          <w:p w14:paraId="7EDEFCD6" w14:textId="77777777" w:rsidR="00CE5D7B" w:rsidRDefault="003848A0">
            <w:pPr>
              <w:pStyle w:val="Compact"/>
            </w:pPr>
            <w:r>
              <w:t>van der Feest &amp; Johnson (2016)</w:t>
            </w:r>
          </w:p>
        </w:tc>
        <w:tc>
          <w:tcPr>
            <w:tcW w:w="0" w:type="auto"/>
          </w:tcPr>
          <w:p w14:paraId="4B96A55D" w14:textId="77777777" w:rsidR="00CE5D7B" w:rsidRDefault="003848A0">
            <w:pPr>
              <w:pStyle w:val="Compact"/>
            </w:pPr>
            <w:r>
              <w:t>paper</w:t>
            </w:r>
          </w:p>
        </w:tc>
        <w:tc>
          <w:tcPr>
            <w:tcW w:w="0" w:type="auto"/>
          </w:tcPr>
          <w:p w14:paraId="6D52B1EE" w14:textId="77777777" w:rsidR="00CE5D7B" w:rsidRDefault="003848A0">
            <w:pPr>
              <w:pStyle w:val="Compact"/>
            </w:pPr>
            <w:r>
              <w:t>24</w:t>
            </w:r>
          </w:p>
        </w:tc>
        <w:tc>
          <w:tcPr>
            <w:tcW w:w="0" w:type="auto"/>
          </w:tcPr>
          <w:p w14:paraId="1880ECCD" w14:textId="77777777" w:rsidR="00CE5D7B" w:rsidRDefault="003848A0">
            <w:pPr>
              <w:pStyle w:val="Compact"/>
            </w:pPr>
            <w:r>
              <w:t>None</w:t>
            </w:r>
          </w:p>
        </w:tc>
        <w:tc>
          <w:tcPr>
            <w:tcW w:w="0" w:type="auto"/>
          </w:tcPr>
          <w:p w14:paraId="25093955" w14:textId="77777777" w:rsidR="00CE5D7B" w:rsidRDefault="003848A0">
            <w:pPr>
              <w:pStyle w:val="Compact"/>
            </w:pPr>
            <w:r>
              <w:t>24</w:t>
            </w:r>
          </w:p>
        </w:tc>
      </w:tr>
      <w:tr w:rsidR="00CE5D7B" w14:paraId="2859FEDF" w14:textId="77777777">
        <w:tc>
          <w:tcPr>
            <w:tcW w:w="0" w:type="auto"/>
          </w:tcPr>
          <w:p w14:paraId="29A0484D" w14:textId="77777777" w:rsidR="00CE5D7B" w:rsidRDefault="003848A0">
            <w:pPr>
              <w:pStyle w:val="Compact"/>
            </w:pPr>
            <w:r>
              <w:t>Wewalaarachchi et al. (2017)</w:t>
            </w:r>
          </w:p>
        </w:tc>
        <w:tc>
          <w:tcPr>
            <w:tcW w:w="0" w:type="auto"/>
          </w:tcPr>
          <w:p w14:paraId="05028A78" w14:textId="77777777" w:rsidR="00CE5D7B" w:rsidRDefault="003848A0">
            <w:pPr>
              <w:pStyle w:val="Compact"/>
            </w:pPr>
            <w:r>
              <w:t>paper</w:t>
            </w:r>
          </w:p>
        </w:tc>
        <w:tc>
          <w:tcPr>
            <w:tcW w:w="0" w:type="auto"/>
          </w:tcPr>
          <w:p w14:paraId="4D86BE90" w14:textId="77777777" w:rsidR="00CE5D7B" w:rsidRDefault="003848A0">
            <w:pPr>
              <w:pStyle w:val="Compact"/>
            </w:pPr>
            <w:r>
              <w:t>24</w:t>
            </w:r>
          </w:p>
        </w:tc>
        <w:tc>
          <w:tcPr>
            <w:tcW w:w="0" w:type="auto"/>
          </w:tcPr>
          <w:p w14:paraId="45497128" w14:textId="77777777" w:rsidR="00CE5D7B" w:rsidRDefault="003848A0">
            <w:pPr>
              <w:pStyle w:val="Compact"/>
            </w:pPr>
            <w:r>
              <w:t>None</w:t>
            </w:r>
          </w:p>
        </w:tc>
        <w:tc>
          <w:tcPr>
            <w:tcW w:w="0" w:type="auto"/>
          </w:tcPr>
          <w:p w14:paraId="2D86D304" w14:textId="77777777" w:rsidR="00CE5D7B" w:rsidRDefault="003848A0">
            <w:pPr>
              <w:pStyle w:val="Compact"/>
            </w:pPr>
            <w:r>
              <w:t>8</w:t>
            </w:r>
          </w:p>
        </w:tc>
      </w:tr>
      <w:tr w:rsidR="00CE5D7B" w14:paraId="23D884B1" w14:textId="77777777">
        <w:tc>
          <w:tcPr>
            <w:tcW w:w="0" w:type="auto"/>
          </w:tcPr>
          <w:p w14:paraId="1F937041" w14:textId="77777777" w:rsidR="00CE5D7B" w:rsidRDefault="003848A0">
            <w:pPr>
              <w:pStyle w:val="Compact"/>
            </w:pPr>
            <w:r>
              <w:lastRenderedPageBreak/>
              <w:t>White &amp; Aslin (2011)</w:t>
            </w:r>
          </w:p>
        </w:tc>
        <w:tc>
          <w:tcPr>
            <w:tcW w:w="0" w:type="auto"/>
          </w:tcPr>
          <w:p w14:paraId="76462CC6" w14:textId="77777777" w:rsidR="00CE5D7B" w:rsidRDefault="003848A0">
            <w:pPr>
              <w:pStyle w:val="Compact"/>
            </w:pPr>
            <w:r>
              <w:t>paper</w:t>
            </w:r>
          </w:p>
        </w:tc>
        <w:tc>
          <w:tcPr>
            <w:tcW w:w="0" w:type="auto"/>
          </w:tcPr>
          <w:p w14:paraId="7D30ACD9" w14:textId="77777777" w:rsidR="00CE5D7B" w:rsidRDefault="003848A0">
            <w:pPr>
              <w:pStyle w:val="Compact"/>
            </w:pPr>
            <w:r>
              <w:t>18</w:t>
            </w:r>
          </w:p>
        </w:tc>
        <w:tc>
          <w:tcPr>
            <w:tcW w:w="0" w:type="auto"/>
          </w:tcPr>
          <w:p w14:paraId="4F640A06" w14:textId="77777777" w:rsidR="00CE5D7B" w:rsidRDefault="003848A0">
            <w:pPr>
              <w:pStyle w:val="Compact"/>
            </w:pPr>
            <w:r>
              <w:t>None</w:t>
            </w:r>
          </w:p>
        </w:tc>
        <w:tc>
          <w:tcPr>
            <w:tcW w:w="0" w:type="auto"/>
          </w:tcPr>
          <w:p w14:paraId="4BE1787F" w14:textId="77777777" w:rsidR="00CE5D7B" w:rsidRDefault="003848A0">
            <w:pPr>
              <w:pStyle w:val="Compact"/>
            </w:pPr>
            <w:r>
              <w:t>4</w:t>
            </w:r>
          </w:p>
        </w:tc>
      </w:tr>
      <w:tr w:rsidR="00CE5D7B" w14:paraId="668B67BF" w14:textId="77777777">
        <w:tc>
          <w:tcPr>
            <w:tcW w:w="0" w:type="auto"/>
          </w:tcPr>
          <w:p w14:paraId="44674B00" w14:textId="77777777" w:rsidR="00CE5D7B" w:rsidRDefault="003848A0">
            <w:pPr>
              <w:pStyle w:val="Compact"/>
            </w:pPr>
            <w:r>
              <w:t>White &amp; Morgan (2008)</w:t>
            </w:r>
          </w:p>
        </w:tc>
        <w:tc>
          <w:tcPr>
            <w:tcW w:w="0" w:type="auto"/>
          </w:tcPr>
          <w:p w14:paraId="49B50A87" w14:textId="77777777" w:rsidR="00CE5D7B" w:rsidRDefault="003848A0">
            <w:pPr>
              <w:pStyle w:val="Compact"/>
            </w:pPr>
            <w:r>
              <w:t>paper</w:t>
            </w:r>
          </w:p>
        </w:tc>
        <w:tc>
          <w:tcPr>
            <w:tcW w:w="0" w:type="auto"/>
          </w:tcPr>
          <w:p w14:paraId="4161BA7B" w14:textId="77777777" w:rsidR="00CE5D7B" w:rsidRDefault="003848A0">
            <w:pPr>
              <w:pStyle w:val="Compact"/>
            </w:pPr>
            <w:r>
              <w:t>18, 19</w:t>
            </w:r>
          </w:p>
        </w:tc>
        <w:tc>
          <w:tcPr>
            <w:tcW w:w="0" w:type="auto"/>
          </w:tcPr>
          <w:p w14:paraId="5D3BC790" w14:textId="77777777" w:rsidR="00CE5D7B" w:rsidRDefault="003848A0">
            <w:pPr>
              <w:pStyle w:val="Compact"/>
            </w:pPr>
            <w:r>
              <w:t>None</w:t>
            </w:r>
          </w:p>
        </w:tc>
        <w:tc>
          <w:tcPr>
            <w:tcW w:w="0" w:type="auto"/>
          </w:tcPr>
          <w:p w14:paraId="5963D912" w14:textId="77777777" w:rsidR="00CE5D7B" w:rsidRDefault="003848A0">
            <w:pPr>
              <w:pStyle w:val="Compact"/>
            </w:pPr>
            <w:r>
              <w:t>12</w:t>
            </w:r>
          </w:p>
        </w:tc>
      </w:tr>
      <w:tr w:rsidR="00CE5D7B" w14:paraId="2FD727D9" w14:textId="77777777">
        <w:tc>
          <w:tcPr>
            <w:tcW w:w="0" w:type="auto"/>
          </w:tcPr>
          <w:p w14:paraId="0D17ECEC" w14:textId="77777777" w:rsidR="00CE5D7B" w:rsidRDefault="003848A0">
            <w:pPr>
              <w:pStyle w:val="Compact"/>
            </w:pPr>
            <w:r>
              <w:t>Zesiger &amp; Jöhr (2011)</w:t>
            </w:r>
          </w:p>
        </w:tc>
        <w:tc>
          <w:tcPr>
            <w:tcW w:w="0" w:type="auto"/>
          </w:tcPr>
          <w:p w14:paraId="69E8C7BD" w14:textId="77777777" w:rsidR="00CE5D7B" w:rsidRDefault="003848A0">
            <w:pPr>
              <w:pStyle w:val="Compact"/>
            </w:pPr>
            <w:r>
              <w:t>paper</w:t>
            </w:r>
          </w:p>
        </w:tc>
        <w:tc>
          <w:tcPr>
            <w:tcW w:w="0" w:type="auto"/>
          </w:tcPr>
          <w:p w14:paraId="22438BBB" w14:textId="77777777" w:rsidR="00CE5D7B" w:rsidRDefault="003848A0">
            <w:pPr>
              <w:pStyle w:val="Compact"/>
            </w:pPr>
            <w:r>
              <w:t>14</w:t>
            </w:r>
          </w:p>
        </w:tc>
        <w:tc>
          <w:tcPr>
            <w:tcW w:w="0" w:type="auto"/>
          </w:tcPr>
          <w:p w14:paraId="14545842" w14:textId="77777777" w:rsidR="00CE5D7B" w:rsidRDefault="003848A0">
            <w:pPr>
              <w:pStyle w:val="Compact"/>
            </w:pPr>
            <w:r>
              <w:t>None</w:t>
            </w:r>
          </w:p>
        </w:tc>
        <w:tc>
          <w:tcPr>
            <w:tcW w:w="0" w:type="auto"/>
          </w:tcPr>
          <w:p w14:paraId="02CA8EDB" w14:textId="77777777" w:rsidR="00CE5D7B" w:rsidRDefault="003848A0">
            <w:pPr>
              <w:pStyle w:val="Compact"/>
            </w:pPr>
            <w:r>
              <w:t>8</w:t>
            </w:r>
          </w:p>
        </w:tc>
      </w:tr>
      <w:tr w:rsidR="00CE5D7B" w14:paraId="0283ED06" w14:textId="77777777">
        <w:tc>
          <w:tcPr>
            <w:tcW w:w="0" w:type="auto"/>
          </w:tcPr>
          <w:p w14:paraId="6C2083D4" w14:textId="77777777" w:rsidR="00CE5D7B" w:rsidRDefault="003848A0">
            <w:pPr>
              <w:pStyle w:val="Compact"/>
            </w:pPr>
            <w:r>
              <w:t>Zesiger et al. (2012)</w:t>
            </w:r>
          </w:p>
        </w:tc>
        <w:tc>
          <w:tcPr>
            <w:tcW w:w="0" w:type="auto"/>
          </w:tcPr>
          <w:p w14:paraId="366E3E3F" w14:textId="77777777" w:rsidR="00CE5D7B" w:rsidRDefault="003848A0">
            <w:pPr>
              <w:pStyle w:val="Compact"/>
            </w:pPr>
            <w:r>
              <w:t>paper</w:t>
            </w:r>
          </w:p>
        </w:tc>
        <w:tc>
          <w:tcPr>
            <w:tcW w:w="0" w:type="auto"/>
          </w:tcPr>
          <w:p w14:paraId="3E56D5D2" w14:textId="77777777" w:rsidR="00CE5D7B" w:rsidRDefault="003848A0">
            <w:pPr>
              <w:pStyle w:val="Compact"/>
            </w:pPr>
            <w:r>
              <w:t>12, 19</w:t>
            </w:r>
          </w:p>
        </w:tc>
        <w:tc>
          <w:tcPr>
            <w:tcW w:w="0" w:type="auto"/>
          </w:tcPr>
          <w:p w14:paraId="2455B873" w14:textId="77777777" w:rsidR="00CE5D7B" w:rsidRDefault="003848A0">
            <w:pPr>
              <w:pStyle w:val="Compact"/>
            </w:pPr>
            <w:r>
              <w:t>Comp/Prod</w:t>
            </w:r>
          </w:p>
        </w:tc>
        <w:tc>
          <w:tcPr>
            <w:tcW w:w="0" w:type="auto"/>
          </w:tcPr>
          <w:p w14:paraId="0791E17B" w14:textId="77777777" w:rsidR="00CE5D7B" w:rsidRDefault="003848A0">
            <w:pPr>
              <w:pStyle w:val="Compact"/>
            </w:pPr>
            <w:r>
              <w:t>6</w:t>
            </w:r>
          </w:p>
        </w:tc>
      </w:tr>
    </w:tbl>
    <w:p w14:paraId="1A28C1A5" w14:textId="77777777" w:rsidR="00CE5D7B" w:rsidRDefault="003848A0">
      <w:pPr>
        <w:pStyle w:val="BodyText"/>
      </w:pPr>
      <w:r>
        <w:t xml:space="preserve">We first generated a list of potentially relevant items to be included in our meta-analysis by creating an expert list. This process yielded 110 items. We then used the google scholar search engine to search for papers citing the original Swingley and Aslin (2000) 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 </w:t>
      </w:r>
      <w:r>
        <w:rPr>
          <w:i/>
        </w:rPr>
        <w:t>34</w:t>
      </w:r>
      <w:r>
        <w:t>) consisted of 28 journal articles, 1 proceedings paper, 3 theses, and 2 unpublished reports. We will refer to these items collectively as papers. Table 1 provides an overview of all papers included in the present meta-analysis.</w:t>
      </w:r>
    </w:p>
    <w:p w14:paraId="28998ED8" w14:textId="77777777" w:rsidR="00CE5D7B" w:rsidRDefault="003848A0">
      <w:pPr>
        <w:pStyle w:val="Heading2"/>
      </w:pPr>
      <w:bookmarkStart w:id="26" w:name="insert-table-1-about-here"/>
      <w:bookmarkEnd w:id="26"/>
      <w:r>
        <w:t>(Insert Table 1 about here)</w:t>
      </w:r>
    </w:p>
    <w:p w14:paraId="2609ABEB" w14:textId="77777777" w:rsidR="00CE5D7B" w:rsidRDefault="003848A0">
      <w:pPr>
        <w:pStyle w:val="Heading2"/>
      </w:pPr>
      <w:bookmarkStart w:id="27" w:name="data-entry"/>
      <w:bookmarkEnd w:id="27"/>
      <w:r>
        <w:t>Data Entry</w:t>
      </w:r>
    </w:p>
    <w:p w14:paraId="5C1519BB" w14:textId="77777777" w:rsidR="00CE5D7B" w:rsidRDefault="003848A0">
      <w:pPr>
        <w:pStyle w:val="FirstParagraph"/>
      </w:pPr>
      <w:r>
        <w:t xml:space="preserve">The 34 papers we identified as relevant were then coded with as much consistently reported detail as possible (Bergmann et al., 2018; Tsuji et al., 2014). For each experiment (note that a paper typically has multiple experiments), we entered variables describing the publication, </w:t>
      </w:r>
      <w:r>
        <w:lastRenderedPageBreak/>
        <w:t>population, experiment design and stimuli, and results. For the planned analyses to evaluate the development of mispronunciation sensitivity, we focus on the following characteristics:</w:t>
      </w:r>
    </w:p>
    <w:p w14:paraId="30890017" w14:textId="77777777" w:rsidR="00CE5D7B" w:rsidRDefault="003848A0">
      <w:pPr>
        <w:pStyle w:val="BodyText"/>
      </w:pPr>
      <w:r>
        <w:t>1 Condition: Were words mispronounced or not;</w:t>
      </w:r>
      <w:r>
        <w:br/>
        <w:t>2 Mean age reported per group of infants, in days;</w:t>
      </w:r>
      <w:r>
        <w:br/>
        <w:t>3 Vocabulary size, measured by a standardized questionnaire or list;</w:t>
      </w:r>
    </w:p>
    <w:p w14:paraId="12D52E14" w14:textId="2403CC94" w:rsidR="00CE5D7B" w:rsidRDefault="003848A0">
      <w:pPr>
        <w:pStyle w:val="BodyText"/>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w:t>
      </w:r>
      <w:del w:id="28" w:author="Christina Bergmann" w:date="2019-01-15T17:12:00Z">
        <w:r w:rsidDel="00EC0AD4">
          <w:delText>(</w:delText>
        </w:r>
      </w:del>
      <w:r>
        <w:t>(e.g., consonant versus vowel mispronunciations; Mani &amp; Plunkett, 2007</w:t>
      </w:r>
      <w:del w:id="29" w:author="Christina Bergmann" w:date="2019-01-15T17:12:00Z">
        <w:r w:rsidDel="00EC0AD4">
          <w:delText>)</w:delText>
        </w:r>
      </w:del>
      <w:r>
        <w:t>).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14:paraId="17555FD4" w14:textId="77777777" w:rsidR="00CE5D7B" w:rsidRDefault="003848A0">
      <w:pPr>
        <w:pStyle w:val="Heading2"/>
      </w:pPr>
      <w:bookmarkStart w:id="30" w:name="data-analysis"/>
      <w:bookmarkEnd w:id="30"/>
      <w:r>
        <w:t>Data analysis</w:t>
      </w:r>
    </w:p>
    <w:p w14:paraId="414A0216" w14:textId="77777777" w:rsidR="00CE5D7B" w:rsidRDefault="003848A0">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 </w:t>
      </w:r>
      <w:r>
        <w:rPr>
          <w:i/>
        </w:rPr>
        <w:t>d</w:t>
      </w:r>
      <w:r>
        <w:t xml:space="preserve"> (Cohen, 1988). To </w:t>
      </w:r>
      <w:r>
        <w:lastRenderedPageBreak/>
        <w:t xml:space="preserve">correct for the small sample sizes common in infant research, however, we used Hedges’ </w:t>
      </w:r>
      <w:r>
        <w:rPr>
          <w:i/>
        </w:rPr>
        <w:t>g</w:t>
      </w:r>
      <w:r>
        <w:t xml:space="preserve"> instead of Cohen’s </w:t>
      </w:r>
      <w:r>
        <w:rPr>
          <w:i/>
        </w:rPr>
        <w:t>d</w:t>
      </w:r>
      <w:r>
        <w:t xml:space="preserve"> (Hedges, 1981; Morris &amp; DeShon, 2002).</w:t>
      </w:r>
    </w:p>
    <w:p w14:paraId="4F3ED710" w14:textId="6EEF8BF9" w:rsidR="00CE5D7B" w:rsidRDefault="003848A0">
      <w:pPr>
        <w:pStyle w:val="BodyText"/>
      </w:pPr>
      <w:r>
        <w:t xml:space="preserve">We calculated Hedges’ </w:t>
      </w:r>
      <w:r>
        <w:rPr>
          <w:i/>
        </w:rPr>
        <w:t>g</w:t>
      </w:r>
      <w:r>
        <w:t xml:space="preserve"> using the raw means and standard deviations reported in the paper (</w:t>
      </w:r>
      <w:r>
        <w:rPr>
          <w:i/>
        </w:rPr>
        <w:t>n</w:t>
      </w:r>
      <w:r>
        <w:t xml:space="preserve"> = 186 records from 26 papers) or reported t-values (</w:t>
      </w:r>
      <w:r>
        <w:rPr>
          <w:i/>
        </w:rPr>
        <w:t>n</w:t>
      </w:r>
      <w:r>
        <w:t xml:space="preserve"> = 74 records from 9 papers). Two papers reported raw means and standard deviations for some experimental conditions and just t-values for the remaining experimental conditions (Altvater-Mackensen et al., 2014; Swingley, 2016). Raw means and standard deviations were extracted from figures for 4 papers. In a within-participant design, when two means are compared (i.e. looking during pre- and post-naming) it is necessary to obtain correlations between the two measurements at the participant level to calculate effect sizes and effect size variance. Upon request we were provided with correlation values for one paper (Altvater-Mackensen, 2010); we were able to compute correlations using means, standard deviations, and t-values for 5 papers (</w:t>
      </w:r>
      <w:del w:id="31" w:author="Christina Bergmann" w:date="2019-01-15T17:14:00Z">
        <w:r w:rsidDel="00EC0AD4">
          <w:delText>(</w:delText>
        </w:r>
      </w:del>
      <w:r>
        <w:t>following Csibra, Hernik, Mascaro, Tatone, &amp; Lengyel, 2016; see also Rabagliati, Ferguson, &amp; Lew-Williams, 2018)</w:t>
      </w:r>
      <w:del w:id="32" w:author="Christina Bergmann" w:date="2019-01-15T17:14:00Z">
        <w:r w:rsidDel="00EC0AD4">
          <w:delText>)</w:delText>
        </w:r>
      </w:del>
      <w:r>
        <w:t>. Correlations were imputed for the remaining papers (</w:t>
      </w:r>
      <w:del w:id="33" w:author="Christina Bergmann" w:date="2019-01-15T17:14:00Z">
        <w:r w:rsidDel="00EC0AD4">
          <w:delText>(</w:delText>
        </w:r>
      </w:del>
      <w:r>
        <w:t>see Black &amp; Bergmann, 2017 for the same procedure</w:t>
      </w:r>
      <w:del w:id="34" w:author="Christina Bergmann" w:date="2019-01-15T17:14:00Z">
        <w:r w:rsidDel="00EC0AD4">
          <w:delText>)</w:delText>
        </w:r>
      </w:del>
      <w:r>
        <w:t>). For two papers, we could not derive any effect size (Ballem &amp; Plunkett, 2005; Renner, 2017), and for a third paper, we do not have sufficient information in one record to compute effect sizes (Skoruppa, Mani, Plunkett, Cabrol, &amp; Peperkamp, 2013).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14:paraId="38CD6F2F" w14:textId="1D3CB55A" w:rsidR="00CE5D7B" w:rsidDel="00EC0AD4" w:rsidRDefault="003848A0">
      <w:pPr>
        <w:pStyle w:val="BodyText"/>
        <w:rPr>
          <w:del w:id="35" w:author="Christina Bergmann" w:date="2019-01-15T17:15:00Z"/>
        </w:rPr>
      </w:pPr>
      <w:del w:id="36" w:author="Christina Bergmann" w:date="2019-01-15T17:15:00Z">
        <w:r w:rsidDel="00EC0AD4">
          <w:delText>[Katie: Mention of Renner here]</w:delText>
        </w:r>
      </w:del>
    </w:p>
    <w:p w14:paraId="3C2F26E8" w14:textId="77777777" w:rsidR="00CE5D7B" w:rsidRDefault="003848A0">
      <w:pPr>
        <w:pStyle w:val="BodyText"/>
      </w:pPr>
      <w:r>
        <w:lastRenderedPageBreak/>
        <w:t>To take into account the fact that the same infants contributed to multiple datapoints, we analyze our results in a multilevel approach using the R (R Core Team, 2018) package metafor (Viechtbauer, 2010). We use a multilevel random effects model which estimates the mean and variance of effect sizes sampled from an assumed distribution of effect sizes. In the random effect structure we take into account the shared variance of effect sizes drawn from the same paper, and nested therein that the same infants might contribute to multiple effect sizes.</w:t>
      </w:r>
    </w:p>
    <w:p w14:paraId="77F45B09" w14:textId="77777777" w:rsidR="00CE5D7B" w:rsidRDefault="003848A0">
      <w:pPr>
        <w:pStyle w:val="BodyText"/>
      </w:pPr>
      <w:r>
        <w:t>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since other options were not available to us, we used the baseline reported by the authors of each paper. Most papers (</w:t>
      </w:r>
      <w:r>
        <w:rPr>
          <w:i/>
        </w:rPr>
        <w:t>n</w:t>
      </w:r>
      <w:r>
        <w:t xml:space="preserve"> = 52 records from 13 papers) subtracted the PTL score for a pre-naming baseline phase from the PTL score for a post-naming phase and report a difference score.</w:t>
      </w:r>
    </w:p>
    <w:p w14:paraId="7455506B" w14:textId="77777777" w:rsidR="00CE5D7B" w:rsidRDefault="003848A0">
      <w:pPr>
        <w:pStyle w:val="BodyText"/>
      </w:pPr>
      <w:r>
        <w:t>Other papers either compared post- and pre-naming PTL with one another (</w:t>
      </w:r>
      <w:r>
        <w:rPr>
          <w:i/>
        </w:rPr>
        <w:t>n</w:t>
      </w:r>
      <w:r>
        <w:t xml:space="preserve"> = 29 records from 10 papers), thus reporting two variables, or compared post-naming PTL with a chance level of 50%</w:t>
      </w:r>
      <w:del w:id="37" w:author="Christina Bergmann" w:date="2019-01-15T17:15:00Z">
        <w:r w:rsidDel="00EC0AD4">
          <w:delText>,</w:delText>
        </w:r>
      </w:del>
      <w:r>
        <w:t xml:space="preserve"> (</w:t>
      </w:r>
      <w:r>
        <w:rPr>
          <w:i/>
        </w:rPr>
        <w:t>n</w:t>
      </w:r>
      <w:r>
        <w:t xml:space="preserve"> =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14:paraId="07FB054C" w14:textId="77777777" w:rsidR="00CE5D7B" w:rsidRDefault="003848A0">
      <w:pPr>
        <w:pStyle w:val="Heading2"/>
      </w:pPr>
      <w:bookmarkStart w:id="38" w:name="publication-bias"/>
      <w:bookmarkEnd w:id="38"/>
      <w:r>
        <w:lastRenderedPageBreak/>
        <w:t>Publication Bias</w:t>
      </w:r>
    </w:p>
    <w:p w14:paraId="4406E1CB" w14:textId="77777777" w:rsidR="00CE5D7B" w:rsidRDefault="003848A0">
      <w:pPr>
        <w:pStyle w:val="FirstParagraph"/>
      </w:pPr>
      <w:r>
        <w:t xml:space="preserve">In the psychological sciences, there is a documented reluctance to publish null results. As a result, significant results tend to be over-reported and thus might be over-represented in our meta-analyses </w:t>
      </w:r>
      <w:del w:id="39" w:author="Christina Bergmann" w:date="2019-01-15T17:16:00Z">
        <w:r w:rsidDel="00EC0AD4">
          <w:delText>(</w:delText>
        </w:r>
      </w:del>
      <w:r>
        <w:t>(see C. J. Ferguson &amp; Heene, 2012</w:t>
      </w:r>
      <w:del w:id="40" w:author="Christina Bergmann" w:date="2019-01-15T17:16:00Z">
        <w:r w:rsidDel="00EC0AD4">
          <w:delText>)</w:delText>
        </w:r>
      </w:del>
      <w:r>
        <w:t>).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 (R Core Team, 2018) package metafor (Viechtbauer, 2010). Effect sizes with low variance were expected to fall closer to the estimated mean, while effect sizes with high variance should show an increased, evenly-distributed spread around the estimated mean. Publication bias would lead to an uneven spread.</w:t>
      </w:r>
    </w:p>
    <w:p w14:paraId="5710F087" w14:textId="3D060D58" w:rsidR="00CE5D7B" w:rsidRDefault="003848A0">
      <w:pPr>
        <w:pStyle w:val="BodyText"/>
      </w:pPr>
      <w:r>
        <w:t>Second, we analyze all of the significant results in the dataset using a p-curve from the p-curve app (</w:t>
      </w:r>
      <w:del w:id="41" w:author="Christina Bergmann" w:date="2019-01-15T17:16:00Z">
        <w:r w:rsidDel="00EC0AD4">
          <w:delText>(</w:delText>
        </w:r>
      </w:del>
      <w:r>
        <w:t xml:space="preserve">v4.0, </w:t>
      </w:r>
      <w:hyperlink r:id="rId14">
        <w:r>
          <w:rPr>
            <w:rStyle w:val="Hyperlink"/>
          </w:rPr>
          <w:t>http://p-curve.com</w:t>
        </w:r>
      </w:hyperlink>
      <w:r>
        <w:t>; Simonsohn, Nelson, &amp; Simmons, 2014</w:t>
      </w:r>
      <w:del w:id="42" w:author="Christina Bergmann" w:date="2019-01-15T17:16:00Z">
        <w:r w:rsidDel="00EC0AD4">
          <w:delText>)</w:delText>
        </w:r>
      </w:del>
      <w:r>
        <w:t>).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p>
    <w:p w14:paraId="3FE84555" w14:textId="77777777" w:rsidR="00CE5D7B" w:rsidRDefault="003848A0">
      <w:pPr>
        <w:pStyle w:val="BodyText"/>
      </w:pPr>
      <w:r>
        <w:t>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as a result, we conducted these two analyses to assess publication bias separately for both conditions.</w:t>
      </w:r>
    </w:p>
    <w:p w14:paraId="4CB8A2FF" w14:textId="77777777" w:rsidR="00CE5D7B" w:rsidRDefault="003848A0">
      <w:pPr>
        <w:pStyle w:val="Heading2"/>
      </w:pPr>
      <w:bookmarkStart w:id="43" w:name="meta-analysis"/>
      <w:bookmarkEnd w:id="43"/>
      <w:r>
        <w:lastRenderedPageBreak/>
        <w:t>Meta-analysis</w:t>
      </w:r>
    </w:p>
    <w:p w14:paraId="6251F7A9" w14:textId="77777777" w:rsidR="00CE5D7B" w:rsidRDefault="003848A0">
      <w:pPr>
        <w:pStyle w:val="FirstParagraph"/>
      </w:pPr>
      <w:r>
        <w:t>The models reported here are multilevel random-effects models of variance-weighted effect sizes, which we computed with the R (R Core Team, 2018) package metafor (Viechtbauer, 2010). To investigate how development impacts mispronunciation sensitivity, our core theoretical question, we introduced age (centered; continuous and measured in days but transformed into months for ease of interpreting estimates by dividing by 30.44) as a moderator to our main model. For a subsequent exploratory investigation of experimental characteristics, we introduced each characteristic as a moderator (more detail below).</w:t>
      </w:r>
    </w:p>
    <w:p w14:paraId="7D97053A" w14:textId="77777777" w:rsidR="00CE5D7B" w:rsidRDefault="003848A0">
      <w:pPr>
        <w:pStyle w:val="Heading1"/>
      </w:pPr>
      <w:bookmarkStart w:id="44" w:name="results"/>
      <w:bookmarkEnd w:id="44"/>
      <w:r>
        <w:t>Results</w:t>
      </w:r>
    </w:p>
    <w:p w14:paraId="25B0856C" w14:textId="77777777" w:rsidR="00CE5D7B" w:rsidRDefault="003848A0">
      <w:pPr>
        <w:pStyle w:val="Heading2"/>
      </w:pPr>
      <w:bookmarkStart w:id="45" w:name="publication-bias-1"/>
      <w:bookmarkEnd w:id="45"/>
      <w:r>
        <w:t>Publication Bias</w:t>
      </w:r>
    </w:p>
    <w:p w14:paraId="7FFB43BE" w14:textId="23114037" w:rsidR="00CE5D7B" w:rsidRDefault="003848A0">
      <w:pPr>
        <w:pStyle w:val="FirstParagraph"/>
      </w:pPr>
      <w:r>
        <w:t>Figure 2 shows the funnel plots for both correct pronunciations and mispronunciations (</w:t>
      </w:r>
      <w:del w:id="46" w:author="Christina Bergmann" w:date="2019-01-15T17:17:00Z">
        <w:r w:rsidDel="00EC0AD4">
          <w:delText>(</w:delText>
        </w:r>
      </w:del>
      <w:r>
        <w:t>code adapted from Sakaluk, 2016)</w:t>
      </w:r>
      <w:del w:id="47" w:author="Christina Bergmann" w:date="2019-01-15T17:17:00Z">
        <w:r w:rsidDel="00EC0AD4">
          <w:delText>)</w:delText>
        </w:r>
      </w:del>
      <w:r>
        <w:t xml:space="preserve">. Funnel plot asymmetry was significant for both correct pronunciations (Kendall’s </w:t>
      </w:r>
      <m:oMath>
        <m:r>
          <w:rPr>
            <w:rFonts w:ascii="Cambria Math" w:hAnsi="Cambria Math"/>
          </w:rPr>
          <m:t>τ</m:t>
        </m:r>
      </m:oMath>
      <w:r>
        <w:t xml:space="preserve"> = 0.53, </w:t>
      </w:r>
      <w:r>
        <w:rPr>
          <w:i/>
        </w:rPr>
        <w:t>p</w:t>
      </w:r>
      <w:r>
        <w:t xml:space="preserve"> &lt; .001) and mispronunciations (Kendall’s </w:t>
      </w:r>
      <m:oMath>
        <m:r>
          <w:rPr>
            <w:rFonts w:ascii="Cambria Math" w:hAnsi="Cambria Math"/>
          </w:rPr>
          <m:t>τ</m:t>
        </m:r>
      </m:oMath>
      <w:r>
        <w:t xml:space="preserve"> = 0.16, </w:t>
      </w:r>
      <w:r>
        <w:rPr>
          <w:i/>
        </w:rPr>
        <w:t>p</w:t>
      </w:r>
      <w:r>
        <w:t xml:space="preserve"> = 0.004). These results, quantifying the asymmetry in the funnel plots (Figure 1), indicate bias in the literature. This is particularly evident for correct pronunciations, where larger effect sizes have greater variance (bottom right corner) and </w:t>
      </w:r>
      <w:del w:id="48" w:author="Christina Bergmann" w:date="2019-01-15T17:17:00Z">
        <w:r w:rsidDel="00EC0AD4">
          <w:delText>there are a smaller number of</w:delText>
        </w:r>
      </w:del>
      <w:ins w:id="49" w:author="Christina Bergmann" w:date="2019-01-15T17:17:00Z">
        <w:r w:rsidR="00EC0AD4">
          <w:t>the</w:t>
        </w:r>
      </w:ins>
      <w:r>
        <w:t xml:space="preserve"> more precise effect sizes (i.e. smaller variance) </w:t>
      </w:r>
      <w:ins w:id="50" w:author="Christina Bergmann" w:date="2019-01-15T17:17:00Z">
        <w:r w:rsidR="00EC0AD4">
          <w:t xml:space="preserve">tend to be smaller </w:t>
        </w:r>
      </w:ins>
      <w:r>
        <w:t>than expected (top left, outside the triangle).</w:t>
      </w:r>
    </w:p>
    <w:p w14:paraId="6562C31D" w14:textId="67D94922" w:rsidR="00CE5D7B" w:rsidRDefault="003848A0">
      <w:pPr>
        <w:pStyle w:val="BodyText"/>
      </w:pPr>
      <w:r>
        <w:t>The stronger publication bias for correct pronunciation might reflect the status of this condition as a control. If infants were not looking to the target picture after hearing the correct label, the overall experiment design is called into question</w:t>
      </w:r>
      <w:del w:id="51" w:author="Christina Bergmann" w:date="2019-01-15T17:18:00Z">
        <w:r w:rsidDel="00EC0AD4">
          <w:delText>s</w:delText>
        </w:r>
      </w:del>
      <w:r>
        <w:t>. However, even in a well-powered study one would expect the regular occurrence of null results even though as a population infants would reliably show the expected object identification effect.</w:t>
      </w:r>
    </w:p>
    <w:p w14:paraId="18E40960" w14:textId="77777777" w:rsidR="00CE5D7B" w:rsidRDefault="003848A0">
      <w:pPr>
        <w:pStyle w:val="BodyText"/>
      </w:pPr>
      <w:r>
        <w:lastRenderedPageBreak/>
        <w:t>We should also point out that funnel plot asymmetry can be caused by multiple factors besides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14:paraId="7F48798B" w14:textId="77777777" w:rsidR="00CE5D7B" w:rsidRDefault="003848A0">
      <w:pPr>
        <w:pStyle w:val="Heading2"/>
      </w:pPr>
      <w:bookmarkStart w:id="52" w:name="insert-figure-2-about-here"/>
      <w:bookmarkEnd w:id="52"/>
      <w:r>
        <w:t>(Insert Figure 2 about here)</w:t>
      </w:r>
    </w:p>
    <w:p w14:paraId="1A6BC940" w14:textId="77777777" w:rsidR="00CE5D7B" w:rsidRDefault="003848A0">
      <w:pPr>
        <w:pStyle w:val="SourceCode"/>
      </w:pPr>
      <w:r>
        <w:rPr>
          <w:rStyle w:val="VerbatimChar"/>
        </w:rPr>
        <w:t xml:space="preserve">## pdf </w:t>
      </w:r>
      <w:r>
        <w:br/>
      </w:r>
      <w:r>
        <w:rPr>
          <w:rStyle w:val="VerbatimChar"/>
        </w:rPr>
        <w:t>##   2</w:t>
      </w:r>
    </w:p>
    <w:p w14:paraId="34146A8D" w14:textId="77777777" w:rsidR="00CE5D7B" w:rsidRDefault="003848A0">
      <w:commentRangeStart w:id="53"/>
      <w:r>
        <w:rPr>
          <w:noProof/>
        </w:rPr>
        <w:drawing>
          <wp:inline distT="0" distB="0" distL="0" distR="0" wp14:anchorId="1DF5A20F" wp14:editId="7356ECFE">
            <wp:extent cx="5969000" cy="4775200"/>
            <wp:effectExtent l="0" t="0" r="0" b="0"/>
            <wp:docPr id="2" name="Picture" descr="Figure 1 Funnel plots for object identification, plotting the standard error of the effect size in relation to the effect size. The black line marks zero, the dashed grey line marks the effect estimate, and the grey line marks funnel plot asymmetry."/>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FunnelCombo-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commentRangeEnd w:id="53"/>
      <w:r w:rsidR="00EC0AD4">
        <w:rPr>
          <w:rStyle w:val="CommentReference"/>
        </w:rPr>
        <w:commentReference w:id="53"/>
      </w:r>
    </w:p>
    <w:p w14:paraId="0E4875F2" w14:textId="77777777" w:rsidR="00CE5D7B" w:rsidRDefault="003848A0">
      <w:pPr>
        <w:pStyle w:val="ImageCaption"/>
      </w:pPr>
      <w:r>
        <w:lastRenderedPageBreak/>
        <w:t>Figure 1 Funnel plots for object identification, plotting the standard error of the effect size in relation to the effect size. The black line marks zero, the dashed grey line marks the effect estimate, and the grey line marks funnel plot asymmetry.</w:t>
      </w:r>
    </w:p>
    <w:p w14:paraId="0CE18CC6" w14:textId="77777777" w:rsidR="00CE5D7B" w:rsidRDefault="003848A0">
      <w:pPr>
        <w:pStyle w:val="SourceCode"/>
      </w:pPr>
      <w:r>
        <w:rPr>
          <w:rStyle w:val="VerbatimChar"/>
        </w:rPr>
        <w:t>## [1] TRUE</w:t>
      </w:r>
    </w:p>
    <w:p w14:paraId="43E242D3" w14:textId="77777777" w:rsidR="00CE5D7B" w:rsidRDefault="003848A0">
      <w:pPr>
        <w:pStyle w:val="SourceCode"/>
      </w:pPr>
      <w:r>
        <w:rPr>
          <w:rStyle w:val="VerbatimChar"/>
        </w:rPr>
        <w:t>## [1] TRUE</w:t>
      </w:r>
    </w:p>
    <w:p w14:paraId="5A2A69A6" w14:textId="77777777" w:rsidR="00CE5D7B" w:rsidRDefault="003848A0">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 </w:t>
      </w:r>
      <w:r>
        <w:rPr>
          <w:i/>
        </w:rPr>
        <w:t>p</w:t>
      </w:r>
      <w:r>
        <w:t xml:space="preserve"> &lt;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 </w:t>
      </w:r>
      <w:r>
        <w:rPr>
          <w:i/>
        </w:rPr>
        <w:t>p</w:t>
      </w:r>
      <w:r>
        <w:t xml:space="preserve"> &lt; .001) and there is again no evidence of a large proportion of p-values just below the typical alpha threshold of .05.</w:t>
      </w:r>
    </w:p>
    <w:p w14:paraId="2823ECB5" w14:textId="77777777" w:rsidR="00CE5D7B" w:rsidRDefault="003848A0">
      <w:pPr>
        <w:pStyle w:val="BodyText"/>
      </w:pPr>
      <w:r>
        <w:t>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 “real” effect. We therefore continue our meta-analysis.</w:t>
      </w:r>
    </w:p>
    <w:p w14:paraId="053CA8B6" w14:textId="77777777" w:rsidR="00CE5D7B" w:rsidRDefault="003848A0">
      <w:pPr>
        <w:pStyle w:val="Heading2"/>
      </w:pPr>
      <w:bookmarkStart w:id="54" w:name="meta-analysis-1"/>
      <w:bookmarkEnd w:id="54"/>
      <w:r>
        <w:t>Meta-analysis</w:t>
      </w:r>
    </w:p>
    <w:p w14:paraId="0320F024" w14:textId="77777777" w:rsidR="00CE5D7B" w:rsidRDefault="003848A0">
      <w:pPr>
        <w:pStyle w:val="Heading3"/>
        <w:framePr w:wrap="around"/>
      </w:pPr>
      <w:bookmarkStart w:id="55" w:name="object-identification-for-correct-and-mi"/>
      <w:bookmarkEnd w:id="55"/>
      <w:r>
        <w:t>Object Identification for Correct and Mispronounced Words</w:t>
      </w:r>
    </w:p>
    <w:p w14:paraId="21A93407" w14:textId="3AC4EF34" w:rsidR="00CE5D7B" w:rsidRDefault="003848A0">
      <w:pPr>
        <w:pStyle w:val="FirstParagraph"/>
      </w:pPr>
      <w:r>
        <w:t xml:space="preserve">We first calculated the meta-analytic effect for infants’ ability to identify objects when hearing correctly pronounced labels. The variance-weighted meta-analytic effect size Hedges’ </w:t>
      </w:r>
      <w:r>
        <w:rPr>
          <w:i/>
        </w:rPr>
        <w:t>g</w:t>
      </w:r>
      <w:r>
        <w:t xml:space="preserve"> was 0.908 (SE = 0.12) which was significantly different from zero (CI [0.673, 1.143], </w:t>
      </w:r>
      <w:r>
        <w:rPr>
          <w:i/>
        </w:rPr>
        <w:t>p</w:t>
      </w:r>
      <w:r>
        <w:t xml:space="preserve"> &lt; .001). This is a small to medium effect size (</w:t>
      </w:r>
      <w:del w:id="56" w:author="Christina Bergmann" w:date="2019-01-15T17:19:00Z">
        <w:r w:rsidDel="00111EA5">
          <w:delText>(</w:delText>
        </w:r>
      </w:del>
      <w:r>
        <w:t>according to the criteria</w:t>
      </w:r>
      <w:ins w:id="57" w:author="Christina Bergmann" w:date="2019-01-15T17:19:00Z">
        <w:r w:rsidR="00111EA5">
          <w:t xml:space="preserve"> for infant studies</w:t>
        </w:r>
      </w:ins>
      <w:r>
        <w:t xml:space="preserve"> set by Mills-Smith, Spangler, </w:t>
      </w:r>
      <w:r>
        <w:lastRenderedPageBreak/>
        <w:t>Panneton, &amp; Fritz, 2015)</w:t>
      </w:r>
      <w:del w:id="58" w:author="Christina Bergmann" w:date="2019-01-15T17:19:00Z">
        <w:r w:rsidDel="00111EA5">
          <w:delText>)</w:delText>
        </w:r>
      </w:del>
      <w:r>
        <w:t xml:space="preserve">. That the effect size is significantly above zero suggests that when presented with the correctly pronounced label, infants tended to fixate on the corresponding object. Although the publication bias present in our analysis of funnel plot asymmetry suggests that the effect size Hedges’ </w:t>
      </w:r>
      <w:r>
        <w:rPr>
          <w:i/>
        </w:rPr>
        <w:t>g</w:t>
      </w:r>
      <w:r>
        <w:t xml:space="preserve"> 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14:paraId="733DA4B1" w14:textId="77777777" w:rsidR="00CE5D7B" w:rsidRDefault="003848A0">
      <w:pPr>
        <w:pStyle w:val="BodyText"/>
      </w:pPr>
      <w:r>
        <w:t xml:space="preserve">We then calculated the meta-analytic effect for object identification in response to mispronounced words. In this case, the variance-weighted meta-analytic effect size Hedges’ </w:t>
      </w:r>
      <w:r>
        <w:rPr>
          <w:i/>
        </w:rPr>
        <w:t>g</w:t>
      </w:r>
      <w:r>
        <w:t xml:space="preserve"> was 0.25 (SE = 0.06) which was also significantly different from zero (CI [0.133, 0.367], </w:t>
      </w:r>
      <w:r>
        <w:rPr>
          <w:i/>
        </w:rPr>
        <w:t>p</w:t>
      </w:r>
      <w:r>
        <w:t xml:space="preserve"> &lt; .001). This is considered a small effect size (Mills-Smith et al., 2015),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 </w:t>
      </w:r>
      <w:r>
        <w:rPr>
          <w:i/>
        </w:rPr>
        <w:t>g</w:t>
      </w:r>
      <w:r>
        <w:t xml:space="preserve"> may be overestimated. But, as the p-curve indicated evidential value, we are confident in the overall pattern, namely that infants fixate the target even after hearing a mispronounced label.</w:t>
      </w:r>
    </w:p>
    <w:p w14:paraId="1EE41B54" w14:textId="77777777" w:rsidR="00CE5D7B" w:rsidRDefault="003848A0">
      <w:pPr>
        <w:pStyle w:val="Heading3"/>
        <w:framePr w:wrap="around"/>
      </w:pPr>
      <w:bookmarkStart w:id="59" w:name="mispronunciation-sensitivity-meta-analyt"/>
      <w:bookmarkEnd w:id="59"/>
      <w:r>
        <w:t>Mispronunciation Sensitivity Meta-Analytic Effect</w:t>
      </w:r>
    </w:p>
    <w:p w14:paraId="2FF93744" w14:textId="51CC9DB7" w:rsidR="00CE5D7B" w:rsidRDefault="003848A0">
      <w:pPr>
        <w:pStyle w:val="FirstParagraph"/>
      </w:pPr>
      <w:r>
        <w:t xml:space="preserve">The above two analyses considered the data from mispronounced and correctly pronounced words separately. To evaluate mispronunciation sensitivity, we compared the effect size Hedges’ </w:t>
      </w:r>
      <w:r>
        <w:rPr>
          <w:i/>
        </w:rPr>
        <w:t>g</w:t>
      </w:r>
      <w:r>
        <w:t xml:space="preserve"> for correct pronunciations with mispronunciations directly. To this end, we combined the two datasets. When condition was included (correct, mispronounced), the moderator test was significant</w:t>
      </w:r>
      <w:commentRangeStart w:id="60"/>
      <w:commentRangeStart w:id="61"/>
      <w:r>
        <w:t xml:space="preserve">, QM(1) </w:t>
      </w:r>
      <w:commentRangeEnd w:id="60"/>
      <w:r w:rsidR="00DA3D31">
        <w:rPr>
          <w:rStyle w:val="CommentReference"/>
          <w:rFonts w:asciiTheme="minorHAnsi" w:hAnsiTheme="minorHAnsi"/>
        </w:rPr>
        <w:commentReference w:id="60"/>
      </w:r>
      <w:commentRangeEnd w:id="61"/>
      <w:r w:rsidR="00DA3D31">
        <w:rPr>
          <w:rStyle w:val="CommentReference"/>
          <w:rFonts w:asciiTheme="minorHAnsi" w:hAnsiTheme="minorHAnsi"/>
        </w:rPr>
        <w:commentReference w:id="61"/>
      </w:r>
      <w:r>
        <w:t xml:space="preserve">= 215.761, </w:t>
      </w:r>
      <w:r>
        <w:rPr>
          <w:i/>
        </w:rPr>
        <w:t>p</w:t>
      </w:r>
      <w:r>
        <w:t xml:space="preserve"> &lt; </w:t>
      </w:r>
      <w:r>
        <w:lastRenderedPageBreak/>
        <w:t xml:space="preserve">.001. The estimate for mispronunciation sensitivity was 0.495 (SE = 0.034), and infants’ looking </w:t>
      </w:r>
      <w:del w:id="62" w:author="Christina Bergmann" w:date="2019-01-15T17:32:00Z">
        <w:r w:rsidDel="00DA3D31">
          <w:delText xml:space="preserve">times </w:delText>
        </w:r>
      </w:del>
      <w:commentRangeStart w:id="63"/>
      <w:ins w:id="64" w:author="Christina Bergmann" w:date="2019-01-15T17:32:00Z">
        <w:r w:rsidR="00DA3D31">
          <w:t>behavior</w:t>
        </w:r>
        <w:r w:rsidR="00DA3D31">
          <w:t xml:space="preserve"> </w:t>
        </w:r>
        <w:commentRangeEnd w:id="63"/>
        <w:r w:rsidR="00DA3D31">
          <w:rPr>
            <w:rStyle w:val="CommentReference"/>
            <w:rFonts w:asciiTheme="minorHAnsi" w:hAnsiTheme="minorHAnsi"/>
          </w:rPr>
          <w:commentReference w:id="63"/>
        </w:r>
      </w:ins>
      <w:r>
        <w:t>across conditions w</w:t>
      </w:r>
      <w:ins w:id="65" w:author="Christina Bergmann" w:date="2019-01-15T17:32:00Z">
        <w:r w:rsidR="00DA3D31">
          <w:t>as</w:t>
        </w:r>
      </w:ins>
      <w:del w:id="66" w:author="Christina Bergmann" w:date="2019-01-15T17:32:00Z">
        <w:r w:rsidDel="00DA3D31">
          <w:delText>ere</w:delText>
        </w:r>
      </w:del>
      <w:r>
        <w:t xml:space="preserve"> significantly different (CI [0.429, 0.561], </w:t>
      </w:r>
      <w:r>
        <w:rPr>
          <w:i/>
        </w:rPr>
        <w:t>p</w:t>
      </w:r>
      <w:r>
        <w:t xml:space="preserve"> &lt;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perturbation caused by mispronunciations and can plan future studies to further investigate this effect with suitable power.</w:t>
      </w:r>
    </w:p>
    <w:p w14:paraId="06C9E5B4" w14:textId="77777777" w:rsidR="00CE5D7B" w:rsidRDefault="003848A0">
      <w:pPr>
        <w:pStyle w:val="BodyText"/>
      </w:pPr>
      <w:r>
        <w:t xml:space="preserve">Heterogeneity was significant for both correctly pronounced (Q(103) = 625.63, </w:t>
      </w:r>
      <w:r>
        <w:rPr>
          <w:i/>
        </w:rPr>
        <w:t>p</w:t>
      </w:r>
      <w:r>
        <w:t xml:space="preserve"> &lt; .001) and mispronounced words, (Q(146) = 462.51, </w:t>
      </w:r>
      <w:r>
        <w:rPr>
          <w:i/>
        </w:rPr>
        <w:t>p</w:t>
      </w:r>
      <w:r>
        <w:t xml:space="preserve"> &lt; .001), as well as mispronunciation sensitivity, which included the moderator condition (QE(249) = 1,088.14, </w:t>
      </w:r>
      <w:r>
        <w:rPr>
          <w:i/>
        </w:rPr>
        <w:t>p</w:t>
      </w:r>
      <w:r>
        <w:t xml:space="preserve"> &lt; .001). This indicated that the sample contains unexplained variance leading to significant difference between studies beyond what is to be expected based on random sampling error. We therefore continue with our moderator analysis to investigate possible sources of this variance.</w:t>
      </w:r>
    </w:p>
    <w:p w14:paraId="0A7DCE23" w14:textId="77777777" w:rsidR="00CE5D7B" w:rsidRDefault="003848A0">
      <w:pPr>
        <w:pStyle w:val="Heading3"/>
        <w:framePr w:wrap="around"/>
      </w:pPr>
      <w:bookmarkStart w:id="67" w:name="object-recognition-and-mispronunciation-"/>
      <w:bookmarkEnd w:id="67"/>
      <w:r>
        <w:t>Object Recognition and Mispronunciation Sensitivity Modulated by Age</w:t>
      </w:r>
    </w:p>
    <w:p w14:paraId="1759BA7B" w14:textId="77777777" w:rsidR="00CE5D7B" w:rsidRDefault="003848A0">
      <w:pPr>
        <w:pStyle w:val="FirstParagraph"/>
      </w:pPr>
      <w:r>
        <w:t>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3).</w:t>
      </w:r>
    </w:p>
    <w:p w14:paraId="6853C923" w14:textId="77777777" w:rsidR="00CE5D7B" w:rsidRDefault="003848A0">
      <w:pPr>
        <w:pStyle w:val="BodyText"/>
      </w:pPr>
      <w:r>
        <w:lastRenderedPageBreak/>
        <w:t xml:space="preserve">In the first analyses, we investigate the impact of age separately on conditions where words were either pronounced correctly or not. Age did not significantly modulate object identification in response to correctly pronounced (QM(1) = 0.678, </w:t>
      </w:r>
      <w:r>
        <w:rPr>
          <w:i/>
        </w:rPr>
        <w:t>p</w:t>
      </w:r>
      <w:r>
        <w:t xml:space="preserve"> = 0.41) or mispronounced words (QM(1) = 1.715, </w:t>
      </w:r>
      <w:r>
        <w:rPr>
          <w:i/>
        </w:rPr>
        <w:t>p</w:t>
      </w:r>
      <w:r>
        <w:t xml:space="preserve"> = 0.19). The lack of a significant modulation together with the small estimates for age (correct: </w:t>
      </w:r>
      <m:oMath>
        <m:r>
          <w:rPr>
            <w:rFonts w:ascii="Cambria Math" w:hAnsi="Cambria Math"/>
          </w:rPr>
          <m:t>β</m:t>
        </m:r>
      </m:oMath>
      <w:r>
        <w:t xml:space="preserve"> = 0.015, SE = 0.018, 95% CI[-0.02, 0.049], </w:t>
      </w:r>
      <w:r>
        <w:rPr>
          <w:i/>
        </w:rPr>
        <w:t>p</w:t>
      </w:r>
      <w:r>
        <w:t xml:space="preserve"> = 0.41; mispronunciation: </w:t>
      </w:r>
      <m:oMath>
        <m:r>
          <w:rPr>
            <w:rFonts w:ascii="Cambria Math" w:hAnsi="Cambria Math"/>
          </w:rPr>
          <m:t>β</m:t>
        </m:r>
      </m:oMath>
      <w:r>
        <w:t xml:space="preserve"> = 0.015, SE = 0.011, 95% CI[-0.007, 0.037], </w:t>
      </w:r>
      <w:r>
        <w:rPr>
          <w:i/>
        </w:rPr>
        <w:t>p</w:t>
      </w:r>
      <w:r>
        <w:t xml:space="preserve"> = 0.19) indicates that there might be no relationship between age and target looks in response to a correctly pronounced or mispronounced label. We note that the estimates in both cases are positive, however, which is in line with the general assumption that infants’ language processing overall improves as they mature (Fernald et al., 1998). We plot both object recognition and mispronunciation sensitivity as a function of age in Figure 3.</w:t>
      </w:r>
    </w:p>
    <w:p w14:paraId="7158365A" w14:textId="77777777" w:rsidR="00CE5D7B" w:rsidRDefault="003848A0">
      <w:pPr>
        <w:pStyle w:val="BodyText"/>
      </w:pPr>
      <w:r>
        <w:t xml:space="preserve">We then examined the interaction between age and mispronunciation sensitivity (correct vs. mispronounced words) in our whole dataset. The moderator test was significant (QM(3) = 218.621, </w:t>
      </w:r>
      <w:r>
        <w:rPr>
          <w:i/>
        </w:rPr>
        <w:t>p</w:t>
      </w:r>
      <w:r>
        <w:t xml:space="preserve"> &lt; .001). The interaction between age and mispronunciation sensitivity, however, was not significant (</w:t>
      </w:r>
      <m:oMath>
        <m:r>
          <w:rPr>
            <w:rFonts w:ascii="Cambria Math" w:hAnsi="Cambria Math"/>
          </w:rPr>
          <m:t>β</m:t>
        </m:r>
      </m:oMath>
      <w:r>
        <w:t xml:space="preserve"> = 0.003, SE = 0.008, 95% CI[-0.012, 0.018], </w:t>
      </w:r>
      <w:r>
        <w:rPr>
          <w:i/>
        </w:rPr>
        <w:t>p</w:t>
      </w:r>
      <w:r>
        <w:t xml:space="preserve"> = 0.731); the moderator test was mainly driven by the difference between conditions. The small estimate, as well as inspection of Figure 2, suggests that as infants age, their mispronunciation sensitivity neither increases or decreases.</w:t>
      </w:r>
    </w:p>
    <w:p w14:paraId="602A1773" w14:textId="77777777" w:rsidR="00CE5D7B" w:rsidRDefault="003848A0">
      <w:pPr>
        <w:pStyle w:val="Heading2"/>
      </w:pPr>
      <w:bookmarkStart w:id="68" w:name="insert-figure-3-about-here"/>
      <w:bookmarkEnd w:id="68"/>
      <w:r>
        <w:t>(Insert Figure 3 about here)</w:t>
      </w:r>
    </w:p>
    <w:p w14:paraId="49D28140" w14:textId="77777777" w:rsidR="00CE5D7B" w:rsidRDefault="003848A0">
      <w:pPr>
        <w:pStyle w:val="SourceCode"/>
      </w:pPr>
      <w:r>
        <w:rPr>
          <w:rStyle w:val="VerbatimChar"/>
        </w:rPr>
        <w:t xml:space="preserve">## pdf </w:t>
      </w:r>
      <w:r>
        <w:br/>
      </w:r>
      <w:r>
        <w:rPr>
          <w:rStyle w:val="VerbatimChar"/>
        </w:rPr>
        <w:t>##   2</w:t>
      </w:r>
    </w:p>
    <w:p w14:paraId="2BB5525D" w14:textId="77777777" w:rsidR="00CE5D7B" w:rsidRDefault="003848A0">
      <w:r>
        <w:rPr>
          <w:noProof/>
        </w:rPr>
        <w:lastRenderedPageBreak/>
        <w:drawing>
          <wp:inline distT="0" distB="0" distL="0" distR="0" wp14:anchorId="68CEBA6A" wp14:editId="5DD2754F">
            <wp:extent cx="5969000" cy="6565900"/>
            <wp:effectExtent l="0" t="0" r="0" b="0"/>
            <wp:docPr id="3" name="Picture" descr="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MPEffect-1.png"/>
                    <pic:cNvPicPr>
                      <a:picLocks noChangeAspect="1" noChangeArrowheads="1"/>
                    </pic:cNvPicPr>
                  </pic:nvPicPr>
                  <pic:blipFill>
                    <a:blip r:embed="rId16"/>
                    <a:stretch>
                      <a:fillRect/>
                    </a:stretch>
                  </pic:blipFill>
                  <pic:spPr bwMode="auto">
                    <a:xfrm>
                      <a:off x="0" y="0"/>
                      <a:ext cx="5969000" cy="6565900"/>
                    </a:xfrm>
                    <a:prstGeom prst="rect">
                      <a:avLst/>
                    </a:prstGeom>
                    <a:noFill/>
                    <a:ln w="9525">
                      <a:noFill/>
                      <a:headEnd/>
                      <a:tailEnd/>
                    </a:ln>
                  </pic:spPr>
                </pic:pic>
              </a:graphicData>
            </a:graphic>
          </wp:inline>
        </w:drawing>
      </w:r>
    </w:p>
    <w:p w14:paraId="662572A7" w14:textId="77777777" w:rsidR="00CE5D7B" w:rsidRDefault="003848A0">
      <w:pPr>
        <w:pStyle w:val="ImageCaption"/>
      </w:pPr>
      <w:r>
        <w:t>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w:t>
      </w:r>
    </w:p>
    <w:p w14:paraId="45AC6BB3" w14:textId="77777777" w:rsidR="00CE5D7B" w:rsidRDefault="003848A0">
      <w:pPr>
        <w:pStyle w:val="Heading3"/>
        <w:framePr w:wrap="around"/>
      </w:pPr>
      <w:bookmarkStart w:id="69" w:name="vocabulary-size-correlation-between-misp"/>
      <w:bookmarkEnd w:id="69"/>
      <w:r>
        <w:lastRenderedPageBreak/>
        <w:t>Vocabulary Size: Correlation Between Mispronunciation Sensitivity and Vocabulary</w:t>
      </w:r>
    </w:p>
    <w:p w14:paraId="02AC959C" w14:textId="77777777" w:rsidR="00CE5D7B" w:rsidRDefault="003848A0">
      <w:pPr>
        <w:pStyle w:val="FirstParagraph"/>
      </w:pPr>
      <w:r>
        <w:t>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Children comprehend more words than they can produce, leading to different estimates for comprehension and production. Production data is easier to estimate for parents in the typical questionnaire-based assessment and may therefore be more reliable (Tomasello &amp; Mervis, 1994). As a result, we planned to analyze these two types of vocabulary measurement separately. However, because only 3 papers reported correlations with productive vocabulary scores, only limited conclusions can be drawn. We also note that because individual effect sizes in our analysis were related to object recognition and not mispronunciation sensitivity, we were only able to calculate the relationship between vocabulary scores and the former. In our vocabulary analysis, we therefore focus exclusively on the relationship between comprehension and object recognition for correct pronunciations and mispronunciations.</w:t>
      </w:r>
    </w:p>
    <w:p w14:paraId="31F44482" w14:textId="77777777" w:rsidR="00CE5D7B" w:rsidRDefault="003848A0">
      <w:pPr>
        <w:pStyle w:val="BodyText"/>
      </w:pPr>
      <w:r>
        <w:t>[</w:t>
      </w:r>
      <w:commentRangeStart w:id="70"/>
      <w:commentRangeStart w:id="71"/>
      <w:r>
        <w:t>Katie: Written as if moderators can not be added to metacor()]</w:t>
      </w:r>
      <w:commentRangeEnd w:id="70"/>
      <w:r w:rsidR="00E639F7">
        <w:rPr>
          <w:rStyle w:val="CommentReference"/>
          <w:rFonts w:asciiTheme="minorHAnsi" w:hAnsiTheme="minorHAnsi"/>
        </w:rPr>
        <w:commentReference w:id="70"/>
      </w:r>
      <w:commentRangeEnd w:id="71"/>
      <w:r w:rsidR="00E639F7">
        <w:rPr>
          <w:rStyle w:val="CommentReference"/>
          <w:rFonts w:asciiTheme="minorHAnsi" w:hAnsiTheme="minorHAnsi"/>
        </w:rPr>
        <w:commentReference w:id="71"/>
      </w:r>
    </w:p>
    <w:p w14:paraId="02F509F9" w14:textId="77777777" w:rsidR="00CE5D7B" w:rsidRDefault="003848A0">
      <w:pPr>
        <w:pStyle w:val="BodyText"/>
      </w:pPr>
      <w:commentRangeStart w:id="72"/>
      <w:r>
        <w:t xml:space="preserve">We first considered the relationship between vocabulary and </w:t>
      </w:r>
      <w:commentRangeEnd w:id="72"/>
      <w:r w:rsidR="001448A9">
        <w:rPr>
          <w:rStyle w:val="CommentReference"/>
          <w:rFonts w:asciiTheme="minorHAnsi" w:hAnsiTheme="minorHAnsi"/>
        </w:rPr>
        <w:commentReference w:id="72"/>
      </w:r>
      <w:r>
        <w:t xml:space="preserve">object recognition for correct pronunciations. Higher comprehension scores were associated with greater object recognition in response to correct pronunciations for 9 of 10 experimental conditions, with correlation values ranging from -0.16 to 0.48. The weighted mean effect size Pearson’s </w:t>
      </w:r>
      <w:r>
        <w:rPr>
          <w:i/>
        </w:rPr>
        <w:t>r</w:t>
      </w:r>
      <w:r>
        <w:t xml:space="preserve"> of 0.14 was small but did differ significantly from zero (CI [0.03; 0.25] </w:t>
      </w:r>
      <w:r>
        <w:rPr>
          <w:i/>
        </w:rPr>
        <w:t>p</w:t>
      </w:r>
      <w:r>
        <w:t xml:space="preserve"> = 0.012). As a result, we can draw a tentative conclusion that there is a positive relationship between comprehension scores and object recognition in response to correct pronunciations.</w:t>
      </w:r>
    </w:p>
    <w:p w14:paraId="0D8C384D" w14:textId="77777777" w:rsidR="00CE5D7B" w:rsidRDefault="003848A0">
      <w:pPr>
        <w:pStyle w:val="BodyText"/>
      </w:pPr>
      <w:r>
        <w:lastRenderedPageBreak/>
        <w:t xml:space="preserve">We next considered the relationship between vocabulary and object recognition for mispronunciations. Higher comprehension scores were associated with greater object recognition in response to mispronunciations for 17 of 29 experimental conditions, with correlation values ranging from -0.35 to 0.57. The weighted mean effect size Pearson’s </w:t>
      </w:r>
      <w:r>
        <w:rPr>
          <w:i/>
        </w:rPr>
        <w:t>r</w:t>
      </w:r>
      <w:r>
        <w:t xml:space="preserve"> of 0.05 was small and did not differ significantly from zero (CI [-0.01; 0.12] </w:t>
      </w:r>
      <w:r>
        <w:rPr>
          <w:i/>
        </w:rPr>
        <w:t>p</w:t>
      </w:r>
      <w:r>
        <w:t xml:space="preserve"> = 0.119). The small correlation suggests either a very small positive or no relationship between vocabulary and object recognition for mispronunciations. We again emphasize that we cannot draw a firm conclusion due to the small number of studies we were able to include here.</w:t>
      </w:r>
    </w:p>
    <w:p w14:paraId="5758A735" w14:textId="77777777" w:rsidR="00CE5D7B" w:rsidRDefault="003848A0">
      <w:pPr>
        <w:pStyle w:val="BodyText"/>
      </w:pPr>
      <w:r>
        <w:t>Figure 4 plots the year of publication for all the mispronunciation sensitivity studies included in this meta-analysis. This figure illustrates two things: the increasing number of mispronunciation sensitivity studies and the decreasing number of mispronunciation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object recognition for correct pronunciations and mispronunciations and vocabulary size.</w:t>
      </w:r>
    </w:p>
    <w:p w14:paraId="7F1386CC" w14:textId="77777777" w:rsidR="00CE5D7B" w:rsidRDefault="003848A0">
      <w:pPr>
        <w:pStyle w:val="Heading2"/>
      </w:pPr>
      <w:bookmarkStart w:id="73" w:name="insert-figure-4-about-here"/>
      <w:bookmarkEnd w:id="73"/>
      <w:r>
        <w:lastRenderedPageBreak/>
        <w:t>(Insert Figure 4 about here)</w:t>
      </w:r>
    </w:p>
    <w:p w14:paraId="2B274B8D" w14:textId="77777777" w:rsidR="00CE5D7B" w:rsidRDefault="003848A0">
      <w:r>
        <w:rPr>
          <w:noProof/>
        </w:rPr>
        <w:drawing>
          <wp:inline distT="0" distB="0" distL="0" distR="0" wp14:anchorId="6DEB3AC0" wp14:editId="7439DCE5">
            <wp:extent cx="5969000" cy="4775200"/>
            <wp:effectExtent l="0" t="0" r="0" b="0"/>
            <wp:docPr id="4" name="Picture"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Vocab_describe1-1.png"/>
                    <pic:cNvPicPr>
                      <a:picLocks noChangeAspect="1" noChangeArrowheads="1"/>
                    </pic:cNvPicPr>
                  </pic:nvPicPr>
                  <pic:blipFill>
                    <a:blip r:embed="rId17"/>
                    <a:stretch>
                      <a:fillRect/>
                    </a:stretch>
                  </pic:blipFill>
                  <pic:spPr bwMode="auto">
                    <a:xfrm>
                      <a:off x="0" y="0"/>
                      <a:ext cx="5969000" cy="4775200"/>
                    </a:xfrm>
                    <a:prstGeom prst="rect">
                      <a:avLst/>
                    </a:prstGeom>
                    <a:noFill/>
                    <a:ln w="9525">
                      <a:noFill/>
                      <a:headEnd/>
                      <a:tailEnd/>
                    </a:ln>
                  </pic:spPr>
                </pic:pic>
              </a:graphicData>
            </a:graphic>
          </wp:inline>
        </w:drawing>
      </w:r>
    </w:p>
    <w:p w14:paraId="1D8A3B6A" w14:textId="77777777" w:rsidR="00CE5D7B" w:rsidRDefault="003848A0">
      <w:pPr>
        <w:pStyle w:val="ImageCaption"/>
      </w:pPr>
      <w:r>
        <w:t>(#fig:Vocab_describe1)Counts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14:paraId="5B160728" w14:textId="77777777" w:rsidR="00CE5D7B" w:rsidRDefault="003848A0">
      <w:pPr>
        <w:pStyle w:val="SourceCode"/>
      </w:pPr>
      <w:r>
        <w:rPr>
          <w:rStyle w:val="VerbatimChar"/>
        </w:rPr>
        <w:t xml:space="preserve">## pdf </w:t>
      </w:r>
      <w:r>
        <w:br/>
      </w:r>
      <w:r>
        <w:rPr>
          <w:rStyle w:val="VerbatimChar"/>
        </w:rPr>
        <w:t>##   2</w:t>
      </w:r>
    </w:p>
    <w:p w14:paraId="771D6577" w14:textId="77777777" w:rsidR="00CE5D7B" w:rsidRDefault="003848A0">
      <w:pPr>
        <w:pStyle w:val="Heading3"/>
        <w:framePr w:wrap="around"/>
      </w:pPr>
      <w:bookmarkStart w:id="74" w:name="interim-discussion"/>
      <w:bookmarkEnd w:id="74"/>
      <w:r>
        <w:t>Interim Discussion</w:t>
      </w:r>
    </w:p>
    <w:p w14:paraId="3DCA8190" w14:textId="6E05A477" w:rsidR="00CE5D7B" w:rsidRDefault="003848A0">
      <w:pPr>
        <w:pStyle w:val="FirstParagraph"/>
      </w:pPr>
      <w:r>
        <w:t xml:space="preserve">The main goal of this paper was to assess mispronunciation sensitivity and its maturation with age and increased vocabulary size. The results seem clear: Although infants consider a mispronunciation to be a better match to the target image than to a </w:t>
      </w:r>
      <w:r>
        <w:lastRenderedPageBreak/>
        <w:t>distractor image, there was a constant and stable effect of mispronunciation sensitivity. This did not change with development</w:t>
      </w:r>
      <w:ins w:id="75" w:author="Christina Bergmann" w:date="2019-01-15T17:41:00Z">
        <w:r w:rsidR="001448A9">
          <w:t xml:space="preserve">, and we </w:t>
        </w:r>
      </w:ins>
      <w:ins w:id="76" w:author="Christina Bergmann" w:date="2019-01-15T17:42:00Z">
        <w:r w:rsidR="001448A9">
          <w:t>might</w:t>
        </w:r>
      </w:ins>
      <w:ins w:id="77" w:author="Christina Bergmann" w:date="2019-01-15T17:41:00Z">
        <w:r w:rsidR="001448A9">
          <w:t xml:space="preserve"> consider age a proxy for vocabulary size</w:t>
        </w:r>
      </w:ins>
      <w:ins w:id="78" w:author="Christina Bergmann" w:date="2019-01-15T17:40:00Z">
        <w:r w:rsidR="001448A9">
          <w:t xml:space="preserve">. </w:t>
        </w:r>
        <w:commentRangeStart w:id="79"/>
        <w:r w:rsidR="001448A9">
          <w:t>We observe that the data for</w:t>
        </w:r>
      </w:ins>
      <w:ins w:id="80" w:author="Christina Bergmann" w:date="2019-01-15T17:42:00Z">
        <w:r w:rsidR="001448A9">
          <w:t xml:space="preserve"> directly reported</w:t>
        </w:r>
      </w:ins>
      <w:ins w:id="81" w:author="Christina Bergmann" w:date="2019-01-15T17:40:00Z">
        <w:r w:rsidR="001448A9">
          <w:t xml:space="preserve"> vocabulary size were too sparse to draw strong conclusions. </w:t>
        </w:r>
      </w:ins>
      <w:del w:id="82" w:author="Christina Bergmann" w:date="2019-01-15T17:40:00Z">
        <w:r w:rsidDel="001448A9">
          <w:delText xml:space="preserve"> nor with vocabulary size. </w:delText>
        </w:r>
      </w:del>
      <w:commentRangeEnd w:id="79"/>
      <w:r w:rsidR="001448A9">
        <w:rPr>
          <w:rStyle w:val="CommentReference"/>
          <w:rFonts w:asciiTheme="minorHAnsi" w:hAnsiTheme="minorHAnsi"/>
        </w:rPr>
        <w:commentReference w:id="79"/>
      </w:r>
      <w:r>
        <w:t>Of the three predictions about the development of infants’ sensitivity to mispronunciations discussed in the Introduction, the present results lend some support for the proposal that mispronunciation sensitivity stays consistent as infants develop. This runs counter to existing theories of phono-lexical development, which predict either an increase (Curtin &amp; Werker, 2007; Curtin et al., 2011; Werker &amp; Curtin, 2005) or decrease (Best, 1994, 1995) in mispronunciation sensitivity. Furthermore, although we found a relationship between vocabulary size (comprehension) and target looking for correct pronunciations, we found no relationship between vocabulary and target looking for mispronunciations. This also runs counter to the predictions for the PRIMR (Curtin &amp; Werker, 2007; Curtin et al., 2011; Werker &amp; Curtin, 2005) and Assimilation (Best, 1994, 1995) models, but may be due to our analyses being underpowered. In sum, it seems that current theories of infants’ phono-lexical development cannot fully capture our results, but that more investigation is needed to draw a firm conclusion.</w:t>
      </w:r>
    </w:p>
    <w:p w14:paraId="1CD94A8E" w14:textId="3A0FA08E" w:rsidR="00CE5D7B" w:rsidRDefault="003848A0">
      <w:pPr>
        <w:pStyle w:val="BodyText"/>
      </w:pPr>
      <w:r>
        <w:t xml:space="preserve">Alternatively, an effect of maturation might have been masked by other factors we have not yet captured in our analyses. A strong candidate that emerged during the construction of the present dataset and careful reading of the original papers was the analysis approach. We observed, as mentioned in the Methods section, large variation in the dependent variable reported, and additionally noted that the size of the chosen post-naming analysis window varied substantially across papers. Researchers might adapt their analysis strategy to infants’ age or they might be influenced by having observed the data. For example, consider the possibility that there </w:t>
      </w:r>
      <w:r>
        <w:lastRenderedPageBreak/>
        <w:t>is a true increase in mispronunciation sensitivity over development. In this scenario, younger infants should show no or only little sensitivity to mispronunciations while older infants would show a large sensitivity to mispronunciations. This lack of or small mispronunciation sensitivity in younger infants is likely to lead to non-significant results, which would be more difficult to publish (C. J. Ferguson &amp; Heene, 2012). In order to have publishable results, adjustments to the analysis approach could be made until a significant, but spurious, effect of mispronunciation sensitivity is found. This would lead to an increase in significant results and alter t</w:t>
      </w:r>
      <w:ins w:id="83" w:author="Christina Bergmann" w:date="2019-01-15T17:43:00Z">
        <w:r w:rsidR="001448A9">
          <w:t>he</w:t>
        </w:r>
      </w:ins>
      <w:del w:id="84" w:author="Christina Bergmann" w:date="2019-01-15T17:43:00Z">
        <w:r w:rsidDel="001448A9">
          <w:delText>o</w:delText>
        </w:r>
      </w:del>
      <w:r>
        <w:t xml:space="preserve"> observed developmental trajectory of mispronunciation sensitivity. Such a scenario is in line with the publication bias we observe (Simmons, Nelson, &amp; Simonsohn, 2011). We examine whether variation in the approach to data analysis may be have an influence on </w:t>
      </w:r>
      <w:del w:id="85" w:author="Christina Bergmann" w:date="2019-01-15T17:44:00Z">
        <w:r w:rsidDel="001448A9">
          <w:delText xml:space="preserve">findings </w:delText>
        </w:r>
      </w:del>
      <w:ins w:id="86" w:author="Christina Bergmann" w:date="2019-01-15T17:44:00Z">
        <w:r w:rsidR="001448A9">
          <w:t>our conclusions regarding infants’ developing</w:t>
        </w:r>
      </w:ins>
      <w:del w:id="87" w:author="Christina Bergmann" w:date="2019-01-15T17:44:00Z">
        <w:r w:rsidDel="001448A9">
          <w:delText>of</w:delText>
        </w:r>
      </w:del>
      <w:r>
        <w:t xml:space="preserve"> mispronunciation sensitivity.</w:t>
      </w:r>
    </w:p>
    <w:p w14:paraId="570DE9E0" w14:textId="77777777" w:rsidR="00CE5D7B" w:rsidRDefault="003848A0">
      <w:pPr>
        <w:pStyle w:val="BodyText"/>
      </w:pPr>
      <w:r>
        <w:t>We included details related to timing and type of dependent variable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was to better understand the influence of choices made in analyzing mispronunciation sensitivity studies as well as the influence these choices may have on our understanding of mispronunciation sensitivity development.</w:t>
      </w:r>
    </w:p>
    <w:p w14:paraId="4BD20A5F" w14:textId="77777777" w:rsidR="00CE5D7B" w:rsidRDefault="003848A0">
      <w:pPr>
        <w:pStyle w:val="Heading2"/>
      </w:pPr>
      <w:bookmarkStart w:id="88" w:name="exploratory-analyses"/>
      <w:bookmarkEnd w:id="88"/>
      <w:r>
        <w:t>Exploratory Analyses</w:t>
      </w:r>
    </w:p>
    <w:p w14:paraId="53E4A9BD" w14:textId="77777777" w:rsidR="00CE5D7B" w:rsidRDefault="003848A0">
      <w:pPr>
        <w:pStyle w:val="FirstParagraph"/>
      </w:pPr>
      <w:r>
        <w:t xml:space="preserve">We identified two sets of variables which varied across papers to assess the influence of data analysis choices on resulting effect size: timing (post-naming analysis window; offset time) and which dependent variable(s) were reported. In the following, we discuss the possible </w:t>
      </w:r>
      <w:r>
        <w:lastRenderedPageBreak/>
        <w:t>theoretical motivation for these data analysis choices, the variation present in the current meta-analysis dataset, and the influence these analysis choices may have on measurements of mispronunciation sensitivity development. We focus specifically on the size of the mispronunciation sensitivity effect, considering the whole dataset and including condition (correct pronunciation, mispronunciation) as moderator.</w:t>
      </w:r>
    </w:p>
    <w:p w14:paraId="06509F97" w14:textId="77777777" w:rsidR="00CE5D7B" w:rsidRDefault="003848A0">
      <w:pPr>
        <w:pStyle w:val="Heading3"/>
        <w:framePr w:wrap="around"/>
      </w:pPr>
      <w:bookmarkStart w:id="89" w:name="timing"/>
      <w:bookmarkEnd w:id="89"/>
      <w:r>
        <w:t>Timing</w:t>
      </w:r>
    </w:p>
    <w:p w14:paraId="5E0714DB" w14:textId="77777777" w:rsidR="00CE5D7B" w:rsidRDefault="003848A0">
      <w:pPr>
        <w:pStyle w:val="FirstParagraph"/>
      </w:pPr>
      <w:r>
        <w:t>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(post-naming analysis window), we must first consider overall length of time in post-naming (post-naming time window), because it limits the overall time window available to analyze and might thus predict the post-naming analysis window. Across papers, the length of the post-naming time window varied from 2000 to 9000 ms, with a median value of 3500 ms. The most popular post-naming time window length was 4000 ms, used in 74 experimental conditions. There was no apparent relation between infant age and post-naming time window length (</w:t>
      </w:r>
      <w:r>
        <w:rPr>
          <w:i/>
        </w:rPr>
        <w:t>r</w:t>
      </w:r>
      <w:r>
        <w:t xml:space="preserve"> = 0.01, 95% CI[-0.11, 0.13], </w:t>
      </w:r>
      <w:r>
        <w:rPr>
          <w:i/>
        </w:rPr>
        <w:t>p</w:t>
      </w:r>
      <w:r>
        <w:t xml:space="preserve"> = 0.882).</w:t>
      </w:r>
    </w:p>
    <w:p w14:paraId="50B80DD1" w14:textId="77777777" w:rsidR="00CE5D7B" w:rsidRDefault="003848A0">
      <w:pPr>
        <w:pStyle w:val="BodyText"/>
      </w:pPr>
      <w:r>
        <w:t>Unlike the post-naming time window, the post-naming analysis window can be chosen after the experimental data is collected. Interestingly, half of the experimental conditions were analyzed using the whole post-naming time window of the trial presented to the infant (</w:t>
      </w:r>
      <w:r>
        <w:rPr>
          <w:i/>
        </w:rPr>
        <w:t>n</w:t>
      </w:r>
      <w:r>
        <w:t xml:space="preserve"> = 124), while the other half were analyzed using a shorter portion of the post-naming time window, </w:t>
      </w:r>
      <w:r>
        <w:lastRenderedPageBreak/>
        <w:t>usually excluding later portions (</w:t>
      </w:r>
      <w:r>
        <w:rPr>
          <w:i/>
        </w:rPr>
        <w:t>n</w:t>
      </w:r>
      <w:r>
        <w:t xml:space="preserve"> = 127). Across papers, the length of the post-naming analysis window varied from 1510 to 4000 ms, with a median value of 2500 ms. The most popular post-naming analysis window length was 2000 ms, used in 97 experimental conditions. There was an inverse relationship between infant age and post-naming analysis window length, such that younger infants’ looking times were analyzed using a longer post-naming analysis window, here the relationship was significant (</w:t>
      </w:r>
      <w:r>
        <w:rPr>
          <w:i/>
        </w:rPr>
        <w:t>r</w:t>
      </w:r>
      <w:r>
        <w:t xml:space="preserve"> = -0.23, 95% CI[-0.35, -0.11], </w:t>
      </w:r>
      <w:r>
        <w:rPr>
          <w:i/>
        </w:rPr>
        <w:t>p</w:t>
      </w:r>
      <w:r>
        <w:t xml:space="preserve"> &lt; .001). The choice to use a shorter post-naming analysis window with age is likely related to evidence that speed of processing is slower in younger infants (Fernald et al., 1998). To summarize, we observe variation in time-related analysis decisions related to infants’ age.</w:t>
      </w:r>
    </w:p>
    <w:p w14:paraId="3FF6F938" w14:textId="77777777" w:rsidR="00CE5D7B" w:rsidRDefault="003848A0">
      <w:pPr>
        <w:pStyle w:val="BodyText"/>
      </w:pPr>
      <w:r>
        <w:t>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 (Canfield &amp; Haith, 1991). In the first infant mispronunciation sensitivity study, Swingley and Aslin (2000) used an offset time of 367 ms, which was “an ‘educated guess’ based on studies . . . showing that target and distractor fixations tend to diverge at around 400 ms.” (</w:t>
      </w:r>
      <w:del w:id="90" w:author="Christina Bergmann" w:date="2019-01-15T17:48:00Z">
        <w:r w:rsidDel="00BE6936">
          <w:delText>(</w:delText>
        </w:r>
      </w:del>
      <w:r>
        <w:t>Swingley &amp; Aslin, 2000, p. 155</w:t>
      </w:r>
      <w:del w:id="91" w:author="Christina Bergmann" w:date="2019-01-15T17:48:00Z">
        <w:r w:rsidDel="00BE6936">
          <w:delText>)</w:delText>
        </w:r>
      </w:del>
      <w:r>
        <w:t>). Upon inspecting the offset time values used in the papers in our meta-analysis, the majority used a similar offset time value (between 360 and 370 ms) for analysis (</w:t>
      </w:r>
      <w:r>
        <w:rPr>
          <w:i/>
        </w:rPr>
        <w:t>n</w:t>
      </w:r>
      <w:r>
        <w:t xml:space="preserve"> = 151), but offset values ranged from 0 to 500 ms, and were not reported for 36 experimental conditions. We note that Swingley (2009) 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r</w:t>
      </w:r>
      <w:r>
        <w:t xml:space="preserve"> = -0.10, 95% CI[-0.23, 0.03], </w:t>
      </w:r>
      <w:r>
        <w:rPr>
          <w:i/>
        </w:rPr>
        <w:t>p</w:t>
      </w:r>
      <w:r>
        <w:t xml:space="preserve"> = 0.13). This lack of a </w:t>
      </w:r>
      <w:r>
        <w:lastRenderedPageBreak/>
        <w:t>relationship is possibly driven by the field’s consensus that an offset of about 367 ms is appropriate for analyzing word recognition with PTL measures, including studies that evaluate mispronunciation sensitivity.</w:t>
      </w:r>
    </w:p>
    <w:p w14:paraId="00C3C193" w14:textId="77777777" w:rsidR="00CE5D7B" w:rsidRDefault="003848A0">
      <w:pPr>
        <w:pStyle w:val="BodyText"/>
      </w:pPr>
      <w:r>
        <w:t>Although there are a priori reasons to choose the post-naming analysis window (infant age) or offset time (previous studies), these choices may occur after data collection and might therefore lead to a higher rate of false-positives (Gelman &amp; Loken, 2013). Considering that these choices were systematically different across infant ages, at least for the post-naming analysis window, we next explored whether the post-naming analysis window length or the offset time influenced our estimate of infants’ sensitivity to mispronunciations.</w:t>
      </w:r>
    </w:p>
    <w:p w14:paraId="70E5CAEA" w14:textId="77777777" w:rsidR="00CE5D7B" w:rsidRDefault="003848A0">
      <w:pPr>
        <w:pStyle w:val="Heading4"/>
        <w:framePr w:wrap="around"/>
      </w:pPr>
      <w:bookmarkStart w:id="92" w:name="post-naming-analysis-window-length"/>
      <w:bookmarkEnd w:id="92"/>
      <w:r>
        <w:t>Post-naming analysis window length</w:t>
      </w:r>
    </w:p>
    <w:p w14:paraId="3AA65AC9" w14:textId="77777777" w:rsidR="00CE5D7B" w:rsidRDefault="003848A0">
      <w:pPr>
        <w:pStyle w:val="FirstParagraph"/>
      </w:pPr>
      <w:r>
        <w:t xml:space="preserve">We first assessed whether size of the post-naming analysis window had an impact on the overall size of the reported mispronunciation sensitivity. We considered data from both conditions in a joint analysis and included condition (correct pronunciation, mispronunciation) as an additional moderator. The moderator test was significant (QM(3) = 236.958, </w:t>
      </w:r>
      <w:r>
        <w:rPr>
          <w:i/>
        </w:rPr>
        <w:t>p</w:t>
      </w:r>
      <w:r>
        <w:t xml:space="preserve"> &lt; .001). The estimate for the interaction between post-naming analysis window and condition was small but significant (</w:t>
      </w:r>
      <m:oMath>
        <m:r>
          <w:rPr>
            <w:rFonts w:ascii="Cambria Math" w:hAnsi="Cambria Math"/>
          </w:rPr>
          <m:t>β</m:t>
        </m:r>
      </m:oMath>
      <w:r>
        <w:t xml:space="preserve"> = -0.262, SE = 0.059, 95% CI[-0.377, -0.148], </w:t>
      </w:r>
      <w:r>
        <w:rPr>
          <w:i/>
        </w:rPr>
        <w:t>p</w:t>
      </w:r>
      <w:r>
        <w:t xml:space="preserve"> &lt; .001). This relationship is plotted in Figure 3a. The results suggest that the size of the post-naming analysis window significantly impacted our estimate of mispronunciation sensitivity. Specifically, the difference between target fixations for correctly pronounced and mispronounced items (mispronunciation sensitivity) was significantly greater when the post-naming analysis window was shorter.</w:t>
      </w:r>
    </w:p>
    <w:p w14:paraId="1AF5A611" w14:textId="77777777" w:rsidR="00CE5D7B" w:rsidRDefault="003848A0">
      <w:pPr>
        <w:pStyle w:val="BodyText"/>
      </w:pPr>
      <w:r>
        <w:t xml:space="preserve">Considering that we found a significant relationship between the length of the post-naming analysis window and infant age, such that younger ages had a longer window of analysis, </w:t>
      </w:r>
      <w:r>
        <w:lastRenderedPageBreak/>
        <w:t xml:space="preserve">we next examined whether the size of the post-naming analysis window modulated the estimated size of mispronunciation sensitivity as infant age changed. We therefore included age as additional moderator of the previous analysis. The moderator test was significant (QM(7) = 247.322, </w:t>
      </w:r>
      <w:r>
        <w:rPr>
          <w:i/>
        </w:rPr>
        <w:t>p</w:t>
      </w:r>
      <w:r>
        <w:t xml:space="preserve"> &lt; .001). The estimate for the three-way-interaction between condition, size of the post-naming analysis window, and age was small, but significant (</w:t>
      </w:r>
      <m:oMath>
        <m:r>
          <w:rPr>
            <w:rFonts w:ascii="Cambria Math" w:hAnsi="Cambria Math"/>
          </w:rPr>
          <m:t>β</m:t>
        </m:r>
      </m:oMath>
      <w:r>
        <w:t xml:space="preserve"> = -0.04, SE = 0.014, 95% CI[-0.068, -0.012], </w:t>
      </w:r>
      <w:r>
        <w:rPr>
          <w:i/>
        </w:rPr>
        <w:t>p</w:t>
      </w:r>
      <w:r>
        <w:t xml:space="preserve"> = 0.006). As can be seen in Figure 3b, a smaller post-naming analysis window leads to a greater increase in measured mispronunciation sensitivity with development. For example, when experimental conditions were analyzed with a post-naming analysis window of 2000 ms or less, mispronunciation sensitivity seems to increase with infant age. If the post-naming analysis window is greater than 2000 ms, however, there is no or a negative relation of mispronunciation sensitivity and age. In other words, all three possible developmental hypotheses might be supported depending on analysis choices made regarding the size of the post-naming analysis window.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analysis window.</w:t>
      </w:r>
    </w:p>
    <w:p w14:paraId="5CF093DE" w14:textId="77777777" w:rsidR="00CE5D7B" w:rsidRDefault="003848A0">
      <w:pPr>
        <w:pStyle w:val="Heading2"/>
      </w:pPr>
      <w:bookmarkStart w:id="93" w:name="insert-figure-5-about-here"/>
      <w:bookmarkEnd w:id="93"/>
      <w:r>
        <w:t>(Insert Figure 5 about here)</w:t>
      </w:r>
    </w:p>
    <w:p w14:paraId="1465A69C" w14:textId="77777777" w:rsidR="00CE5D7B" w:rsidRDefault="003848A0">
      <w:pPr>
        <w:pStyle w:val="SourceCode"/>
      </w:pPr>
      <w:r>
        <w:rPr>
          <w:rStyle w:val="VerbatimChar"/>
        </w:rPr>
        <w:t xml:space="preserve">## pdf </w:t>
      </w:r>
      <w:r>
        <w:br/>
      </w:r>
      <w:r>
        <w:rPr>
          <w:rStyle w:val="VerbatimChar"/>
        </w:rPr>
        <w:t>##   2</w:t>
      </w:r>
    </w:p>
    <w:p w14:paraId="1AB564EC" w14:textId="77777777" w:rsidR="00CE5D7B" w:rsidRDefault="003848A0">
      <w:r>
        <w:rPr>
          <w:noProof/>
        </w:rPr>
        <w:lastRenderedPageBreak/>
        <w:drawing>
          <wp:inline distT="0" distB="0" distL="0" distR="0" wp14:anchorId="6ADC34D9" wp14:editId="1CE46C2F">
            <wp:extent cx="5969000" cy="6565900"/>
            <wp:effectExtent l="0" t="0" r="0" b="0"/>
            <wp:docPr id="5" name="Picture" descr="(#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post_name_cond_age-1.png"/>
                    <pic:cNvPicPr>
                      <a:picLocks noChangeAspect="1" noChangeArrowheads="1"/>
                    </pic:cNvPicPr>
                  </pic:nvPicPr>
                  <pic:blipFill>
                    <a:blip r:embed="rId18"/>
                    <a:stretch>
                      <a:fillRect/>
                    </a:stretch>
                  </pic:blipFill>
                  <pic:spPr bwMode="auto">
                    <a:xfrm>
                      <a:off x="0" y="0"/>
                      <a:ext cx="5969000" cy="6565900"/>
                    </a:xfrm>
                    <a:prstGeom prst="rect">
                      <a:avLst/>
                    </a:prstGeom>
                    <a:noFill/>
                    <a:ln w="9525">
                      <a:noFill/>
                      <a:headEnd/>
                      <a:tailEnd/>
                    </a:ln>
                  </pic:spPr>
                </pic:pic>
              </a:graphicData>
            </a:graphic>
          </wp:inline>
        </w:drawing>
      </w:r>
    </w:p>
    <w:p w14:paraId="3BED78B1" w14:textId="77777777" w:rsidR="00CE5D7B" w:rsidRDefault="003848A0">
      <w:pPr>
        <w:pStyle w:val="ImageCaption"/>
      </w:pPr>
      <w:r>
        <w:t xml:space="preserve">(#fig:Plot_post_name_cond_age)Effect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w:t>
      </w:r>
      <w:r>
        <w:lastRenderedPageBreak/>
        <w:t>mispronunciation sensitivity aggregated over age, while panel b plots mispronunciation sensitivity as a function of age. The lines plot the linear regression and the gray shaded area indicates the standard error.</w:t>
      </w:r>
    </w:p>
    <w:p w14:paraId="203BF8AB" w14:textId="77777777" w:rsidR="00CE5D7B" w:rsidRDefault="003848A0">
      <w:pPr>
        <w:pStyle w:val="Heading4"/>
        <w:framePr w:wrap="around"/>
      </w:pPr>
      <w:bookmarkStart w:id="94" w:name="offset-time-after-target-naming"/>
      <w:bookmarkEnd w:id="94"/>
      <w:r>
        <w:t>Offset time after target naming</w:t>
      </w:r>
    </w:p>
    <w:p w14:paraId="37BF6DD8" w14:textId="15EA6F43" w:rsidR="00CE5D7B" w:rsidRDefault="003848A0">
      <w:pPr>
        <w:pStyle w:val="FirstParagraph"/>
      </w:pPr>
      <w:r>
        <w:t xml:space="preserve">We next assessed whether the time between target naming and the start of the analysis, namely offset time, had an impact on the size of the reported mispronunciation sensitivity. When we included both condition and offset time as moderators, the moderator test was significant (QM(3) = 236.958, </w:t>
      </w:r>
      <w:r>
        <w:rPr>
          <w:i/>
        </w:rPr>
        <w:t>p</w:t>
      </w:r>
      <w:r>
        <w:t xml:space="preserve"> &lt; .001), but the estimate for the interaction between offset time and condition was zero (</w:t>
      </w:r>
      <m:oMath>
        <m:r>
          <w:rPr>
            <w:rFonts w:ascii="Cambria Math" w:hAnsi="Cambria Math"/>
          </w:rPr>
          <m:t>β</m:t>
        </m:r>
      </m:oMath>
      <w:r>
        <w:t xml:space="preserve"> = 0, SE = 0, 95% CI[-0.001, 0], </w:t>
      </w:r>
      <w:r>
        <w:rPr>
          <w:i/>
        </w:rPr>
        <w:t>p</w:t>
      </w:r>
      <w:r>
        <w:t xml:space="preserve"> = 0.505). Although we found no relationship between offset time and infant age, we also examined whether the size of offset time modulated the measure of mispronunciation sensitivity over infant age. When both offset time and condition were included as moderators, the moderator test was significant (QM(7) = 200.867, </w:t>
      </w:r>
      <w:r>
        <w:rPr>
          <w:i/>
        </w:rPr>
        <w:t>p</w:t>
      </w:r>
      <w:r>
        <w:t xml:space="preserve"> &lt; .001), but the three-way-interaction between condition, offset time, and age was again zero (</w:t>
      </w:r>
      <m:oMath>
        <m:r>
          <w:rPr>
            <w:rFonts w:ascii="Cambria Math" w:hAnsi="Cambria Math"/>
          </w:rPr>
          <m:t>β</m:t>
        </m:r>
      </m:oMath>
      <w:r>
        <w:t xml:space="preserve"> = 0, SE = 0, 95% CI[0, 0], </w:t>
      </w:r>
      <w:r>
        <w:rPr>
          <w:i/>
        </w:rPr>
        <w:t>p</w:t>
      </w:r>
      <w:r>
        <w:t xml:space="preserve"> = 0.605</w:t>
      </w:r>
      <w:ins w:id="95" w:author="Christina Bergmann" w:date="2019-01-15T17:50:00Z">
        <w:r w:rsidR="00BE6936">
          <w:t>)</w:t>
        </w:r>
      </w:ins>
      <w:r>
        <w:t>. Taken together, these results suggest that offset time does not modulate measured mispronunciation sensitivity. There is no relationship between offset time and age, and we find no influence of offset time on the estimated size of mispronunciation sensitivity over age. We again point out that there is a substantial field consensus, which might mask any relationship.</w:t>
      </w:r>
    </w:p>
    <w:p w14:paraId="45E5DA60" w14:textId="77777777" w:rsidR="00CE5D7B" w:rsidRDefault="003848A0">
      <w:pPr>
        <w:pStyle w:val="Heading3"/>
        <w:framePr w:wrap="around"/>
      </w:pPr>
      <w:bookmarkStart w:id="96" w:name="dependent-variable-related-analyses"/>
      <w:bookmarkEnd w:id="96"/>
      <w:r>
        <w:t>Dependent variable-related analyses</w:t>
      </w:r>
    </w:p>
    <w:p w14:paraId="1DF765BA" w14:textId="77777777" w:rsidR="00CE5D7B" w:rsidRDefault="003848A0">
      <w:pPr>
        <w:pStyle w:val="FirstParagraph"/>
      </w:pPr>
      <w:r>
        <w:t xml:space="preserve">Mispronunciation studies evaluate infants’ proportion of target looks (PTL) in response to correct and mispronounced words. Experiments typically include a phase where no naming event has occurred,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w:t>
      </w:r>
      <w:r>
        <w:lastRenderedPageBreak/>
        <w:t>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n</w:t>
      </w:r>
      <w:r>
        <w:t xml:space="preserve"> =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14:paraId="370643AC" w14:textId="77777777" w:rsidR="00CE5D7B" w:rsidRDefault="003848A0">
      <w:pPr>
        <w:pStyle w:val="BodyText"/>
      </w:pPr>
      <w:r>
        <w:t xml:space="preserve">The Difference Score and Pre vs. Post can be considered similar to one another, in that they are calculated on the same type of data and consider pre-naming preferences. It should be noted, however, that the Difference Score can better counteract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w:t>
      </w:r>
      <w:r>
        <w:lastRenderedPageBreak/>
        <w:t>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14:paraId="065EF2AF" w14:textId="77777777" w:rsidR="00CE5D7B" w:rsidRDefault="003848A0">
      <w:pPr>
        <w:pStyle w:val="BodyText"/>
      </w:pPr>
      <w:r>
        <w:t xml:space="preserve">We first assessed whether the choice of dependent variable had an impact on the size of estimated mispronunciation sensitivity. When we included both condition and dependent variable as moderators, the moderator test was significant (QM(5) = 259.817, </w:t>
      </w:r>
      <w:r>
        <w:rPr>
          <w:i/>
        </w:rPr>
        <w:t>p</w:t>
      </w:r>
      <w:r>
        <w:t xml:space="preserve"> &lt; .001). The estimate for the interaction between Pre vs. Post and condition was significantly smaller than that of the Post dependent variable (</w:t>
      </w:r>
      <m:oMath>
        <m:r>
          <w:rPr>
            <w:rFonts w:ascii="Cambria Math" w:hAnsi="Cambria Math"/>
          </w:rPr>
          <m:t>β</m:t>
        </m:r>
      </m:oMath>
      <w:r>
        <w:t xml:space="preserve"> = -0.392, SE = 0.101, 95% CI[-0.59, -0.194], </w:t>
      </w:r>
      <w:r>
        <w:rPr>
          <w:i/>
        </w:rPr>
        <w:t>p</w:t>
      </w:r>
      <w:r>
        <w:t xml:space="preserve"> &lt; .001), but the difference between the Difference Score and Post in the interaction with condition was small and not significant (</w:t>
      </w:r>
      <m:oMath>
        <m:r>
          <w:rPr>
            <w:rFonts w:ascii="Cambria Math" w:hAnsi="Cambria Math"/>
          </w:rPr>
          <m:t>β</m:t>
        </m:r>
      </m:oMath>
      <w:r>
        <w:t xml:space="preserve"> = -0.01, SE = 0.098, 95% CI[-0.203, 0.183], </w:t>
      </w:r>
      <w:r>
        <w:rPr>
          <w:i/>
        </w:rPr>
        <w:t>p</w:t>
      </w:r>
      <w:r>
        <w:t xml:space="preserve"> = 0.916). This relationship is plotted in Figure 4a.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14:paraId="0390C4D9" w14:textId="77777777" w:rsidR="00CE5D7B" w:rsidRDefault="003848A0">
      <w:pPr>
        <w:pStyle w:val="BodyText"/>
      </w:pPr>
      <w:r>
        <w:t xml:space="preserve">We next examined whether the type of dependent variable calculated modulated the estimated change in mispronunciation sensitivity over infant age. When age was included as an additional moderator, the moderator test was significant (QM(11) = 273.585, </w:t>
      </w:r>
      <w:r>
        <w:rPr>
          <w:i/>
        </w:rPr>
        <w:t>p</w:t>
      </w:r>
      <w:r>
        <w:t xml:space="preserve"> &lt; .001). The estimate for the interaction between Pre vs. Post, condition, and age was significantly smaller </w:t>
      </w:r>
      <w:r>
        <w:lastRenderedPageBreak/>
        <w:t>than that of the Post dependent variable (</w:t>
      </w:r>
      <m:oMath>
        <m:r>
          <w:rPr>
            <w:rFonts w:ascii="Cambria Math" w:hAnsi="Cambria Math"/>
          </w:rPr>
          <m:t>β</m:t>
        </m:r>
      </m:oMath>
      <w:r>
        <w:t xml:space="preserve"> = -0.089, SE = 0.03, 95% CI[-0.148, -0.03], </w:t>
      </w:r>
      <w:r>
        <w:rPr>
          <w:i/>
        </w:rPr>
        <w:t>p</w:t>
      </w:r>
      <w:r>
        <w:t xml:space="preserve"> = 0.003), but the difference between the Difference Score and Post in the interaction with condition and age was small and not significant (</w:t>
      </w:r>
      <m:oMath>
        <m:r>
          <w:rPr>
            <w:rFonts w:ascii="Cambria Math" w:hAnsi="Cambria Math"/>
          </w:rPr>
          <m:t>β</m:t>
        </m:r>
      </m:oMath>
      <w:r>
        <w:t xml:space="preserve"> = -0.036, SE = 0.027, 95% CI[-0.088, 0.016], </w:t>
      </w:r>
      <w:r>
        <w:rPr>
          <w:i/>
        </w:rPr>
        <w:t>p</w:t>
      </w:r>
      <w:r>
        <w:t xml:space="preserve"> = 0.174). This relationship is plotted in Figure 4b.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14:paraId="63DC5ED2" w14:textId="77777777" w:rsidR="00CE5D7B" w:rsidRDefault="003848A0">
      <w:pPr>
        <w:pStyle w:val="BodyText"/>
      </w:pPr>
      <w:r>
        <w:t>Similar to the length of the post-naming analysis window, all three possible developmental hypotheses might be supported depending on the dependent variable reported. In other words, choice of dependent variable may influence the conclusion drawn regarding how mispronunciation sensitivity may change with infant age.</w:t>
      </w:r>
    </w:p>
    <w:p w14:paraId="182E7BA7" w14:textId="77777777" w:rsidR="00CE5D7B" w:rsidRDefault="003848A0">
      <w:pPr>
        <w:pStyle w:val="Heading2"/>
      </w:pPr>
      <w:bookmarkStart w:id="97" w:name="insert-figure-6-about-here"/>
      <w:bookmarkEnd w:id="97"/>
      <w:r>
        <w:t>(Insert Figure 6 about here)</w:t>
      </w:r>
    </w:p>
    <w:p w14:paraId="4A4A7595" w14:textId="77777777" w:rsidR="00CE5D7B" w:rsidRDefault="003848A0">
      <w:pPr>
        <w:pStyle w:val="SourceCode"/>
      </w:pPr>
      <w:r>
        <w:rPr>
          <w:rStyle w:val="VerbatimChar"/>
        </w:rPr>
        <w:t xml:space="preserve">## pdf </w:t>
      </w:r>
      <w:r>
        <w:br/>
      </w:r>
      <w:r>
        <w:rPr>
          <w:rStyle w:val="VerbatimChar"/>
        </w:rPr>
        <w:t>##   2</w:t>
      </w:r>
    </w:p>
    <w:p w14:paraId="258DACA6" w14:textId="77777777" w:rsidR="00CE5D7B" w:rsidRDefault="003848A0">
      <w:r>
        <w:rPr>
          <w:noProof/>
        </w:rPr>
        <w:lastRenderedPageBreak/>
        <w:drawing>
          <wp:inline distT="0" distB="0" distL="0" distR="0" wp14:anchorId="02170A97" wp14:editId="48FDE938">
            <wp:extent cx="5969000" cy="6565900"/>
            <wp:effectExtent l="0" t="0" r="0" b="0"/>
            <wp:docPr id="6" name="Picture"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Within_cond_age_diff_score-1.png"/>
                    <pic:cNvPicPr>
                      <a:picLocks noChangeAspect="1" noChangeArrowheads="1"/>
                    </pic:cNvPicPr>
                  </pic:nvPicPr>
                  <pic:blipFill>
                    <a:blip r:embed="rId19"/>
                    <a:stretch>
                      <a:fillRect/>
                    </a:stretch>
                  </pic:blipFill>
                  <pic:spPr bwMode="auto">
                    <a:xfrm>
                      <a:off x="0" y="0"/>
                      <a:ext cx="5969000" cy="6565900"/>
                    </a:xfrm>
                    <a:prstGeom prst="rect">
                      <a:avLst/>
                    </a:prstGeom>
                    <a:noFill/>
                    <a:ln w="9525">
                      <a:noFill/>
                      <a:headEnd/>
                      <a:tailEnd/>
                    </a:ln>
                  </pic:spPr>
                </pic:pic>
              </a:graphicData>
            </a:graphic>
          </wp:inline>
        </w:drawing>
      </w:r>
    </w:p>
    <w:p w14:paraId="472515C6" w14:textId="77777777" w:rsidR="00CE5D7B" w:rsidRDefault="003848A0">
      <w:pPr>
        <w:pStyle w:val="ImageCaption"/>
      </w:pPr>
      <w:r>
        <w:t xml:space="preserve">(#fig:Plot_Within_cond_age_diff_score)Effect sizes for the different types of dependent variables calculated: Post (orange), Post vs. Pre (blue), and Difference Score (green). Panel a plots mispronunciation sensitivity aggregated over age, while panel b plots mispronunciation </w:t>
      </w:r>
      <w:r>
        <w:lastRenderedPageBreak/>
        <w:t>sensitivity as a function of age. The lines plot the linear regression and the gray shaded area indicates the standard error.</w:t>
      </w:r>
    </w:p>
    <w:p w14:paraId="74C132FB" w14:textId="77777777" w:rsidR="00CE5D7B" w:rsidRDefault="003848A0">
      <w:pPr>
        <w:pStyle w:val="Heading1"/>
      </w:pPr>
      <w:bookmarkStart w:id="98" w:name="general-discussion"/>
      <w:bookmarkEnd w:id="98"/>
      <w:r>
        <w:t>General Discussion</w:t>
      </w:r>
    </w:p>
    <w:p w14:paraId="32CDB029" w14:textId="3251D148" w:rsidR="00CE5D7B" w:rsidRDefault="003848A0">
      <w:pPr>
        <w:pStyle w:val="FirstParagraph"/>
      </w:pPr>
      <w:r>
        <w:t xml:space="preserve">In this meta-analysis, we set out to quantify and assess the developmental trajectory of infants’ sensitivity to mispronunciations. Overall, the results of the meta-analysis showed that infants reliably fixate the target object when </w:t>
      </w:r>
      <w:del w:id="99" w:author="Christina Bergmann" w:date="2019-01-15T17:54:00Z">
        <w:r w:rsidDel="00BE6936">
          <w:delText xml:space="preserve">given </w:delText>
        </w:r>
      </w:del>
      <w:ins w:id="100" w:author="Christina Bergmann" w:date="2019-01-15T17:54:00Z">
        <w:r w:rsidR="00BE6936">
          <w:t>hearing</w:t>
        </w:r>
        <w:r w:rsidR="00BE6936">
          <w:t xml:space="preserve"> </w:t>
        </w:r>
      </w:ins>
      <w:r>
        <w:t xml:space="preserve">both correctly pronounced and mispronounced labels. Infants not only recognize object labels when they were correctly pronounced, but are also likely to accept mispronunciations as </w:t>
      </w:r>
      <w:del w:id="101" w:author="Christina Bergmann" w:date="2019-01-15T17:54:00Z">
        <w:r w:rsidDel="00BE6936">
          <w:delText xml:space="preserve">acceptable </w:delText>
        </w:r>
      </w:del>
      <w:r>
        <w:t>labels for targets, in the presence of a distractor image. Nonetheless, there was a considerable difference in target fixations in response to correctly pronounced and mispronounced labels, suggesting that infants show an overall mispronunciation sensitivity based on the current experimental literature. In other words, infants show sensitivity to what constitutes unacceptable, possibly meaning-altering variation in word forms, thereby displaying knowledge of the role of phonemic changes throughout the ages assessed here (6 to 30 months). At the same time, infants, like adults, can recover from mispronunciations, a key skill in language processing.</w:t>
      </w:r>
    </w:p>
    <w:p w14:paraId="17EBDACE" w14:textId="52666296" w:rsidR="00CE5D7B" w:rsidRDefault="003848A0">
      <w:pPr>
        <w:pStyle w:val="BodyText"/>
      </w:pPr>
      <w:r>
        <w:t xml:space="preserve">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 (Best, 1994, 1995) nor PRIMIR (Curtin &amp; Werker, 2007; Curtin et al., 2011; Werker &amp; Curtin, 2005) account for a lack of developmental change. The results of </w:t>
      </w:r>
      <w:r>
        <w:lastRenderedPageBreak/>
        <w:t xml:space="preserve">our meta-analysis are </w:t>
      </w:r>
      <w:commentRangeStart w:id="102"/>
      <w:del w:id="103" w:author="Christina Bergmann" w:date="2019-01-15T17:58:00Z">
        <w:r w:rsidDel="00B00E64">
          <w:delText>supported</w:delText>
        </w:r>
      </w:del>
      <w:commentRangeEnd w:id="102"/>
      <w:r w:rsidR="00B00E64">
        <w:rPr>
          <w:rStyle w:val="CommentReference"/>
          <w:rFonts w:asciiTheme="minorHAnsi" w:hAnsiTheme="minorHAnsi"/>
        </w:rPr>
        <w:commentReference w:id="102"/>
      </w:r>
      <w:del w:id="104" w:author="Christina Bergmann" w:date="2019-01-15T17:58:00Z">
        <w:r w:rsidDel="00B00E64">
          <w:delText xml:space="preserve"> </w:delText>
        </w:r>
      </w:del>
      <w:ins w:id="105" w:author="Christina Bergmann" w:date="2019-01-15T17:58:00Z">
        <w:r w:rsidR="00B00E64">
          <w:t>reflecting a pattern previously reported</w:t>
        </w:r>
        <w:r w:rsidR="00B00E64">
          <w:t xml:space="preserve"> </w:t>
        </w:r>
      </w:ins>
      <w:r>
        <w:t>by a handful of studies directly comparing infants over a range of ages (Bailey &amp; Plunkett, 2002; Swingley &amp; Aslin, 2000; Zesiger et al., 2012), which also found no developmental change in mispronunciation sensitivity.</w:t>
      </w:r>
    </w:p>
    <w:p w14:paraId="4E35D65E" w14:textId="598DEE73" w:rsidR="00CE5D7B" w:rsidRDefault="003848A0" w:rsidP="00050C0B">
      <w:pPr>
        <w:pStyle w:val="BodyText"/>
      </w:pPr>
      <w:r>
        <w:t xml:space="preserve">Both the Perceptual Attunement (Best, 1994, 1995) and PRIMIR (Curtin &amp; Werker, 2007; Curtin et al., 2011; Werker &amp; Curtin, 2005) accounts link a change of mispronunciation sensitivity specifically with vocabulary growth, in comparison to development in general. Vocabulary growth is predicted to lead either to an increase </w:t>
      </w:r>
      <w:del w:id="106" w:author="Christina Bergmann" w:date="2019-01-15T17:58:00Z">
        <w:r w:rsidDel="00B00E64">
          <w:delText>(</w:delText>
        </w:r>
      </w:del>
      <w:r>
        <w:t>(PRIMIR; Curtin &amp; Werker, 2007; Curtin et al., 2011; Werker &amp; Curtin, 2005</w:t>
      </w:r>
      <w:del w:id="107" w:author="Christina Bergmann" w:date="2019-01-15T17:58:00Z">
        <w:r w:rsidDel="00B00E64">
          <w:delText>)</w:delText>
        </w:r>
      </w:del>
      <w:r>
        <w:t xml:space="preserve">) or a decrease </w:t>
      </w:r>
      <w:del w:id="108" w:author="Christina Bergmann" w:date="2019-01-15T17:58:00Z">
        <w:r w:rsidDel="00B00E64">
          <w:delText>(</w:delText>
        </w:r>
      </w:del>
      <w:r>
        <w:t>(Perceptual Attunement; Best, 1994, 1995</w:t>
      </w:r>
      <w:del w:id="109" w:author="Christina Bergmann" w:date="2019-01-15T17:58:00Z">
        <w:r w:rsidDel="00B00E64">
          <w:delText>)</w:delText>
        </w:r>
      </w:del>
      <w:r>
        <w:t xml:space="preserve">) in mispronunciation sensitivity; vocabulary has been shown to grow considerably in the age range considered in the current meta-analysis </w:t>
      </w:r>
      <w:del w:id="110" w:author="Christina Bergmann" w:date="2019-01-15T17:59:00Z">
        <w:r w:rsidDel="00B80127">
          <w:delText>(</w:delText>
        </w:r>
      </w:del>
      <w:r>
        <w:t xml:space="preserve">(see </w:t>
      </w:r>
      <w:hyperlink r:id="rId20">
        <w:r>
          <w:rPr>
            <w:rStyle w:val="Hyperlink"/>
          </w:rPr>
          <w:t>http://wordbank.stanford.edu</w:t>
        </w:r>
      </w:hyperlink>
      <w:r>
        <w:t>; Frank, Braginsky, Yurovsky, &amp; Marchman, 2017</w:t>
      </w:r>
      <w:del w:id="111" w:author="Christina Bergmann" w:date="2019-01-15T17:59:00Z">
        <w:r w:rsidDel="00B80127">
          <w:delText>)</w:delText>
        </w:r>
      </w:del>
      <w:r>
        <w:t xml:space="preserve">). However, there are also substantial individual differences in the trajectory of vocabulary growth. The lack of developmental effects found in our meta-analysis may therefore be due to using age, instead of vocabulary size, as a </w:t>
      </w:r>
      <w:commentRangeStart w:id="112"/>
      <w:r>
        <w:t xml:space="preserve">facilitator </w:t>
      </w:r>
      <w:commentRangeEnd w:id="112"/>
      <w:r w:rsidR="00B80127">
        <w:rPr>
          <w:rStyle w:val="CommentReference"/>
          <w:rFonts w:asciiTheme="minorHAnsi" w:hAnsiTheme="minorHAnsi"/>
        </w:rPr>
        <w:commentReference w:id="112"/>
      </w:r>
      <w:r>
        <w:t xml:space="preserve">for change in mispronunciation sensitivity. </w:t>
      </w:r>
      <w:del w:id="113" w:author="Christina Bergmann" w:date="2019-01-15T17:59:00Z">
        <w:r w:rsidDel="00050C0B">
          <w:delText>Yet, an analysis of the subset of studies reporting correlations between vocabulary size and object recognition effect sizes does not support this argument.</w:delText>
        </w:r>
      </w:del>
      <w:ins w:id="114" w:author="Christina Bergmann" w:date="2019-01-15T17:59:00Z">
        <w:r w:rsidR="00050C0B">
          <w:t>We tried to address this issue by conducting an analysis of the subset of studies reporting correlations between infants</w:t>
        </w:r>
      </w:ins>
      <w:ins w:id="115" w:author="Christina Bergmann" w:date="2019-01-15T18:00:00Z">
        <w:r w:rsidR="00050C0B">
          <w:t>’ vocabulary size and their responses to correct and mispronounced labels. However, this analysis relied on only a few papers. We observed that</w:t>
        </w:r>
      </w:ins>
      <w:del w:id="116" w:author="Christina Bergmann" w:date="2019-01-15T18:00:00Z">
        <w:r w:rsidDel="00050C0B">
          <w:delText xml:space="preserve"> Although</w:delText>
        </w:r>
      </w:del>
      <w:r>
        <w:t xml:space="preserve"> an increasing vocabulary size lead to increased object recognition for correctly pronounced words</w:t>
      </w:r>
      <w:ins w:id="117" w:author="Christina Bergmann" w:date="2019-01-15T18:00:00Z">
        <w:r w:rsidR="00050C0B">
          <w:t>;</w:t>
        </w:r>
      </w:ins>
      <w:del w:id="118" w:author="Christina Bergmann" w:date="2019-01-15T18:00:00Z">
        <w:r w:rsidDel="00050C0B">
          <w:delText>,</w:delText>
        </w:r>
      </w:del>
      <w:r>
        <w:t xml:space="preserve"> this was not the case for mispronunciations. </w:t>
      </w:r>
      <w:del w:id="119" w:author="Christina Bergmann" w:date="2019-01-15T18:01:00Z">
        <w:r w:rsidDel="00050C0B">
          <w:delText xml:space="preserve">Without evidence of a relationship between vocabulary size and mispronunciation object recognition and in combination with the low-powered analysis, </w:delText>
        </w:r>
      </w:del>
      <w:ins w:id="120" w:author="Christina Bergmann" w:date="2019-01-15T18:01:00Z">
        <w:r w:rsidR="00050C0B">
          <w:t xml:space="preserve">However, </w:t>
        </w:r>
      </w:ins>
      <w:r>
        <w:t>it is difficult to draw a</w:t>
      </w:r>
      <w:ins w:id="121" w:author="Christina Bergmann" w:date="2019-01-15T18:01:00Z">
        <w:r w:rsidR="00050C0B">
          <w:t>ny strong</w:t>
        </w:r>
      </w:ins>
      <w:r>
        <w:t xml:space="preserve"> </w:t>
      </w:r>
      <w:r>
        <w:lastRenderedPageBreak/>
        <w:t>conclusion</w:t>
      </w:r>
      <w:ins w:id="122" w:author="Christina Bergmann" w:date="2019-01-15T18:01:00Z">
        <w:r w:rsidR="00050C0B">
          <w:t>s</w:t>
        </w:r>
      </w:ins>
      <w:r>
        <w:t xml:space="preserve"> regarding the role of an increasing vocabulary size in mispronunciation sensitivity</w:t>
      </w:r>
      <w:ins w:id="123" w:author="Christina Bergmann" w:date="2019-01-15T18:01:00Z">
        <w:r w:rsidR="00050C0B">
          <w:t xml:space="preserve"> from this data</w:t>
        </w:r>
      </w:ins>
      <w:commentRangeStart w:id="124"/>
      <w:r>
        <w:t xml:space="preserve">. </w:t>
      </w:r>
      <w:del w:id="125" w:author="Christina Bergmann" w:date="2019-01-15T18:02:00Z">
        <w:r w:rsidDel="00050C0B">
          <w:delText>In any case, th</w:delText>
        </w:r>
      </w:del>
      <w:del w:id="126" w:author="Christina Bergmann" w:date="2019-01-15T18:01:00Z">
        <w:r w:rsidDel="00050C0B">
          <w:delText>is</w:delText>
        </w:r>
      </w:del>
      <w:del w:id="127" w:author="Christina Bergmann" w:date="2019-01-15T18:02:00Z">
        <w:r w:rsidDel="00050C0B">
          <w:delText xml:space="preserve"> lack of evidence is contrary to the predictions of the Perceptual Attunement (Best, 1994, 1995) and PRIMIR (Curtin &amp; Werker, 2007; Curtin et al., 2011; Werker &amp; Curtin, 2005) accounts and further supports the overall lack of evidence for a developmental change.</w:delText>
        </w:r>
      </w:del>
      <w:commentRangeEnd w:id="124"/>
      <w:ins w:id="128" w:author="Christina Bergmann" w:date="2019-01-15T18:05:00Z">
        <w:r w:rsidR="00050C0B">
          <w:t xml:space="preserve"> Why did we have so few samples for an analysis on vocabulary size to begin with?</w:t>
        </w:r>
      </w:ins>
      <w:r w:rsidR="00050C0B">
        <w:rPr>
          <w:rStyle w:val="CommentReference"/>
          <w:rFonts w:asciiTheme="minorHAnsi" w:hAnsiTheme="minorHAnsi"/>
        </w:rPr>
        <w:commentReference w:id="124"/>
      </w:r>
      <w:ins w:id="129" w:author="Christina Bergmann" w:date="2019-01-15T18:05:00Z">
        <w:r w:rsidR="00050C0B">
          <w:t xml:space="preserve"> </w:t>
        </w:r>
        <w:r w:rsidR="00050C0B">
          <w:t>Despite the theoretical implications, fewer than half of the papers included in this meta-analysis measured vocabulary (</w:t>
        </w:r>
        <w:r w:rsidR="00050C0B">
          <w:rPr>
            <w:i/>
          </w:rPr>
          <w:t>n</w:t>
        </w:r>
        <w:r w:rsidR="00050C0B">
          <w:t xml:space="preserve"> = 13; out of 32 papers total; see also Figure 4). There are more mispronunciation sensitivity studies published every year, perhaps due to the increased use of eye-</w:t>
        </w:r>
      </w:ins>
      <w:ins w:id="130" w:author="Christina Bergmann" w:date="2019-01-15T18:06:00Z">
        <w:r w:rsidR="00050C0B">
          <w:t>trackers, which</w:t>
        </w:r>
      </w:ins>
      <w:ins w:id="131" w:author="Christina Bergmann" w:date="2019-01-15T18:05:00Z">
        <w:r w:rsidR="00050C0B">
          <w:t xml:space="preserve"> reduce the need for offline coding</w:t>
        </w:r>
      </w:ins>
      <w:ins w:id="132" w:author="Christina Bergmann" w:date="2019-01-15T18:06:00Z">
        <w:r w:rsidR="00050C0B">
          <w:t xml:space="preserve"> and thus make data collection much more efficient</w:t>
        </w:r>
      </w:ins>
      <w:ins w:id="133" w:author="Christina Bergmann" w:date="2019-01-15T18:05:00Z">
        <w:r w:rsidR="00050C0B">
          <w:t xml:space="preserve">, but this has not translated to an increasing number of mispronunciation sensitivity studies also </w:t>
        </w:r>
      </w:ins>
      <w:ins w:id="134" w:author="Christina Bergmann" w:date="2019-01-15T18:06:00Z">
        <w:r w:rsidR="00050C0B">
          <w:t>reporting</w:t>
        </w:r>
      </w:ins>
      <w:ins w:id="135" w:author="Christina Bergmann" w:date="2019-01-15T18:05:00Z">
        <w:r w:rsidR="00050C0B">
          <w:t xml:space="preserve"> vocabulary scores. We suggest that this may be the result of publication bias favoring significant effects or an overall hesitation to invest in data collection that is not expected to yield significant outcomes.</w:t>
        </w:r>
      </w:ins>
    </w:p>
    <w:p w14:paraId="026DC392" w14:textId="1DD5D3E0" w:rsidR="00CE5D7B" w:rsidDel="00050C0B" w:rsidRDefault="003848A0">
      <w:pPr>
        <w:pStyle w:val="BodyText"/>
        <w:rPr>
          <w:del w:id="136" w:author="Christina Bergmann" w:date="2019-01-15T18:02:00Z"/>
        </w:rPr>
      </w:pPr>
      <w:del w:id="137" w:author="Christina Bergmann" w:date="2019-01-15T18:02:00Z">
        <w:r w:rsidDel="00050C0B">
          <w:delText xml:space="preserve">[Katie: Above has been edited to acknowledge that we </w:delText>
        </w:r>
        <w:commentRangeStart w:id="138"/>
        <w:r w:rsidDel="00050C0B">
          <w:delText>can’t measure mispronunciation sensitivity in the vocabulary correlations. Christina, can you read through it?]</w:delText>
        </w:r>
      </w:del>
      <w:commentRangeEnd w:id="138"/>
      <w:r w:rsidR="00050C0B">
        <w:rPr>
          <w:rStyle w:val="CommentReference"/>
          <w:rFonts w:asciiTheme="minorHAnsi" w:hAnsiTheme="minorHAnsi"/>
        </w:rPr>
        <w:commentReference w:id="138"/>
      </w:r>
    </w:p>
    <w:p w14:paraId="47F46F56" w14:textId="3FF1EA08" w:rsidR="00CE5D7B" w:rsidRDefault="00050C0B">
      <w:pPr>
        <w:pStyle w:val="BodyText"/>
      </w:pPr>
      <w:ins w:id="139" w:author="Christina Bergmann" w:date="2019-01-15T18:02:00Z">
        <w:r>
          <w:t xml:space="preserve">What do our (tentative) results mean for theories of language development? </w:t>
        </w:r>
      </w:ins>
      <w:r w:rsidR="003848A0">
        <w:t>Evidence that infants accept a mispronunciation (object identification) while simultaneously holding correctly pronounced and mispronounced labels as separate (mispronunciation sensitivity) may indicate an abstract understanding of words’ phonological structure</w:t>
      </w:r>
      <w:ins w:id="140" w:author="Christina Bergmann" w:date="2019-01-15T18:03:00Z">
        <w:r>
          <w:t xml:space="preserve"> being in place early on</w:t>
        </w:r>
      </w:ins>
      <w:r w:rsidR="003848A0">
        <w:t xml:space="preserve">. It appears that young infants may understand that the phonological form of mispronunciations and correct pronunciations do not match (phonological distinctiveness), but that the mispronunciation is a better label for the target compared to the distractor image (phonological constancy). The lack of age or vocabulary effects in our meta-analysis suggest that this understanding is present from an </w:t>
      </w:r>
      <w:r w:rsidR="003848A0">
        <w:lastRenderedPageBreak/>
        <w:t>age when the earliest words are learned and is maintained throughout early lexical development. This implies mastery of the principles of phonological constancy and phonological distinctiveness at an age earlier than previously thought, which we recommend should be further explored experimentally and taken into consideration by future theoretical accounts.</w:t>
      </w:r>
    </w:p>
    <w:p w14:paraId="07601209" w14:textId="4BE058CE" w:rsidR="00CE5D7B" w:rsidDel="00050C0B" w:rsidRDefault="003848A0">
      <w:pPr>
        <w:pStyle w:val="BodyText"/>
        <w:rPr>
          <w:del w:id="141" w:author="Christina Bergmann" w:date="2019-01-15T18:07:00Z"/>
        </w:rPr>
      </w:pPr>
      <w:commentRangeStart w:id="142"/>
      <w:del w:id="143" w:author="Christina Bergmann" w:date="2019-01-15T18:07:00Z">
        <w:r w:rsidDel="00050C0B">
          <w:delText xml:space="preserve">Although the lack of a relationship between mispronunciation sensitivity and vocabulary size may reflect a true effect, we note that this may also be the result of an underpowered analysis. </w:delText>
        </w:r>
      </w:del>
      <w:commentRangeEnd w:id="142"/>
      <w:r w:rsidR="00050C0B">
        <w:rPr>
          <w:rStyle w:val="CommentReference"/>
          <w:rFonts w:asciiTheme="minorHAnsi" w:hAnsiTheme="minorHAnsi"/>
        </w:rPr>
        <w:commentReference w:id="142"/>
      </w:r>
      <w:del w:id="144" w:author="Christina Bergmann" w:date="2019-01-15T18:07:00Z">
        <w:r w:rsidDel="00050C0B">
          <w:delText>Despite the theoretical implications, fewer than half of the papers included in this meta-analysis measured vocabulary (</w:delText>
        </w:r>
        <w:r w:rsidDel="00050C0B">
          <w:rPr>
            <w:i/>
          </w:rPr>
          <w:delText>n</w:delText>
        </w:r>
        <w:r w:rsidDel="00050C0B">
          <w:delText xml:space="preserve"> = 13; out of 32 papers total; see also Figure 4). There are more mispronunciation sensitivity studies published every year, perhaps due to the increased use of eye-tracker which reduce the need for offline coding, but this has not translated to an increasing number of mispronunciation sensitivity studies also measuring vocabulary scores. We suggest that this may be the result of publication bias favoring significant effects or an overall hesitation to invest in data collection that is not expected to yield significant outcomes.</w:delText>
        </w:r>
      </w:del>
    </w:p>
    <w:p w14:paraId="0BA09AF2" w14:textId="77777777" w:rsidR="00CE5D7B" w:rsidRDefault="003848A0">
      <w:pPr>
        <w:pStyle w:val="Heading2"/>
      </w:pPr>
      <w:bookmarkStart w:id="145" w:name="data-analysis-choices"/>
      <w:bookmarkEnd w:id="145"/>
      <w:r>
        <w:t>Data Analysis Choices</w:t>
      </w:r>
    </w:p>
    <w:p w14:paraId="2B64E7D1" w14:textId="77777777" w:rsidR="00CE5D7B" w:rsidRDefault="003848A0">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(post-naming analysis window; offset time) and to the calculation of the dependent variable reported. We focused on these variables in particular because their choice can potentially be made after researchers have examined the data, leading to an inflated number of significant results which may also explain the publication bias observed in the funnel plot asymmetry analyses (Simmons et al., 2011). To explore whether this variation contributed to the lack of developmental change observed in the overall meta-analysis, we included these variables as </w:t>
      </w:r>
      <w:r>
        <w:lastRenderedPageBreak/>
        <w:t>moderators in a set of exploratory analyses. We noted an interesting pattern of results, specifically that different conclusions about mispronunciation sensitivity, but more notably mispronunciation sensitivity development, could be drawn depending on the length of the post-naming analysis window as well as the type of dependent variable calculated in the experiment (see Figures 5 and 6).</w:t>
      </w:r>
    </w:p>
    <w:p w14:paraId="591E15B7" w14:textId="77777777" w:rsidR="00CE5D7B" w:rsidRDefault="003848A0">
      <w:pPr>
        <w:pStyle w:val="BodyText"/>
      </w:pPr>
      <w:r>
        <w:t>Infants are expected to recognize words more quickly with age (Fernald et al., 1998). This evidence has often guided decisions for the post-naming time window in mispronunciation sensitivity studies, including where to begin the time window (offset time) and how long this analysis window should be (post-naming analysis window). Specifically, increasing age should lead to quicker reaction times, and therefore lower offset times. Yet, we found no evidence for a relationship between offset time and infant age nor that offset time modulated mispronunciation sensitivity. Indeed, a majority of studies used an offset time between 360 and 370 ms, which follows the “best guess” of Swingley and Aslin (2000) for the amount of time needed for infants to initiate eye movements in response to a spoken target word.</w:t>
      </w:r>
    </w:p>
    <w:p w14:paraId="7233F0AF" w14:textId="77777777" w:rsidR="00CE5D7B" w:rsidRDefault="003848A0">
      <w:pPr>
        <w:pStyle w:val="BodyText"/>
      </w:pPr>
      <w:r>
        <w:t>In contrast, both the length of the post-naming analysis window and the type of dependent variable calculated modulated mispronunciation sensitivity. Most critically, however, variation in these variables resulted in changes to the developmental trajectory of mispronunciation sensitivity. Given a set of mispronunciation sensitivity data, a conclusion regarding the development of mispronunciation sensitivity would be different depending on the length of the post-naming analysis window or the choice of dependent variable.</w:t>
      </w:r>
    </w:p>
    <w:p w14:paraId="4DA5564B" w14:textId="77777777" w:rsidR="00CE5D7B" w:rsidRDefault="003848A0">
      <w:pPr>
        <w:pStyle w:val="Heading2"/>
      </w:pPr>
      <w:bookmarkStart w:id="146" w:name="recommendations-to-establish-analysis-st"/>
      <w:bookmarkEnd w:id="146"/>
      <w:r>
        <w:lastRenderedPageBreak/>
        <w:t>Recommendations to Establish Analysis Standards</w:t>
      </w:r>
    </w:p>
    <w:p w14:paraId="5AEC6AAA" w14:textId="3A7DF394" w:rsidR="00CE5D7B" w:rsidRDefault="003848A0">
      <w:pPr>
        <w:pStyle w:val="FirstParagraph"/>
      </w:pPr>
      <w:r>
        <w:t>A lack of a field standard can have serious consequences, as our analyses show. Depending on which analysis time window (see Figure 5) or dependent variable (see Figure 6) we focus on, we find support for any of the three possible trajectories of mispronunciation sensitivity</w:t>
      </w:r>
      <w:ins w:id="147" w:author="Christina Bergmann" w:date="2019-01-15T18:08:00Z">
        <w:r w:rsidR="00F862C4">
          <w:t xml:space="preserve"> development</w:t>
        </w:r>
      </w:ins>
      <w:r>
        <w:t>. On the one hand, this limits the conclusions we can draw regarding our key research question. Without access to the full datasets or analysis code of the studies included in this meta-analysis, it is difficult to pinpoint the exact role played by these data analysis choices. On the other hand, this finding emphasizes that current practices of free, potentially ad hoc choices regarding data analyses are not sustainable if the field wants to move towards quantitative evidence for theories of language development.</w:t>
      </w:r>
    </w:p>
    <w:p w14:paraId="3AC4D96B" w14:textId="61A5314C" w:rsidR="00CE5D7B" w:rsidRDefault="003848A0">
      <w:pPr>
        <w:pStyle w:val="BodyText"/>
      </w:pPr>
      <w:r>
        <w:t>We take this opportunity to suggest several solutions. Preregistration can serve as proof of a priori decisions regarding data analysis, which can also contain a data-dependent description of how data analysis decisions will be made once data is collected. The peer</w:t>
      </w:r>
      <w:del w:id="148" w:author="Christina Bergmann" w:date="2019-01-15T18:08:00Z">
        <w:r w:rsidDel="00F862C4">
          <w:delText xml:space="preserve"> </w:delText>
        </w:r>
      </w:del>
      <w:ins w:id="149" w:author="Christina Bergmann" w:date="2019-01-15T18:08:00Z">
        <w:r w:rsidR="00F862C4">
          <w:t>-</w:t>
        </w:r>
      </w:ins>
      <w:r>
        <w:t xml:space="preserve">reviewed form of preregistration, termed Registered Reports, has already been adopted by a large number of developmental journals, and general journals that publish developmental works, showing the field’s increasing acceptance of such practices for hypothesis-testing studies. Sharing data (Open Data) can allow others to re-analyze existing datasets to both examine the impact of analysis decisions and cumulatively analyze different datasets in the same way. Experimenters can also opt to analyze the time course as a whole, instead of aggregating the proportion of target looking behavior over the entire trial. This allows for a more detailed assessment of infants’ fixations over time and reduces the need to reduce the post-naming analysis window. Both Growth Curve Analysis (Law II &amp; Edwards, 2015; Mirman, Dixon, &amp; Magnuson, 2008) and Permutation Clusters Analysis (Delle Luche, Durrant, Poltrock, &amp; Floccia, 2015; Maris &amp; Oostenveld, 2007; </w:t>
      </w:r>
      <w:r>
        <w:lastRenderedPageBreak/>
        <w:t>Von Holzen &amp; Mani, 2012) offer potential solutions to analyze the full time course. Furthermore, it may be useful to establish standard analysis pipelines for mispronunciation studies. This would allow for a more uniform analysis of this phenomenon, as well as aid experimenters in future research planning. In general, however, a better understanding of how different levels of linguistic knowledge may drive looking behavior is needed. We hope this understanding can be achieved by applying the above suggestions.</w:t>
      </w:r>
    </w:p>
    <w:p w14:paraId="2CD5B9A9" w14:textId="7329DA5D" w:rsidR="00CE5D7B" w:rsidDel="00F862C4" w:rsidRDefault="003848A0" w:rsidP="00F862C4">
      <w:pPr>
        <w:pStyle w:val="BodyText"/>
        <w:rPr>
          <w:del w:id="150" w:author="Christina Bergmann" w:date="2019-01-15T18:10:00Z"/>
        </w:rPr>
      </w:pPr>
      <w:r>
        <w:t>Another aspect of study design, namely sample size planning, shows that best practices and current standards might not always overlap. Indeed, across a set of previous meta-analyses it was shown that particularly infant research does not adjust sample sizes according to the effect in question (Bergmann et al., 2018). A meta-analysis is a first step in improving experiment planning by providing an estimate of the population effect and its variance, which is directly related to the sample needed to achieve satisfactory power in the null hypothesis significance testing framework. Failing to take effect sizes into account can both lead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w:t>
      </w:r>
      <w:commentRangeStart w:id="151"/>
      <w:r>
        <w:t>citationcitation</w:t>
      </w:r>
      <w:commentRangeEnd w:id="151"/>
      <w:r w:rsidR="00F862C4">
        <w:rPr>
          <w:rStyle w:val="CommentReference"/>
          <w:rFonts w:asciiTheme="minorHAnsi" w:hAnsiTheme="minorHAnsi"/>
        </w:rPr>
        <w:commentReference w:id="151"/>
      </w:r>
      <w:r>
        <w:t>). At the same time, underpowered studies with significant outcomes are likely to overestimate the effect, leading to wrong estimations of the population effect when paired with publication bias (citation). Overpowered studies mean that participants were tested unnecessarily, which has ethical implications particularly when working with infants and other difficult to recruit and test populations.</w:t>
      </w:r>
    </w:p>
    <w:p w14:paraId="1E404F6E" w14:textId="27AB1F71" w:rsidR="00CE5D7B" w:rsidRDefault="003848A0" w:rsidP="00F862C4">
      <w:pPr>
        <w:pStyle w:val="BodyText"/>
        <w:pPrChange w:id="152" w:author="Christina Bergmann" w:date="2019-01-15T18:10:00Z">
          <w:pPr>
            <w:pStyle w:val="BodyText"/>
          </w:pPr>
        </w:pPrChange>
      </w:pPr>
      <w:del w:id="153" w:author="Christina Bergmann" w:date="2019-01-15T18:10:00Z">
        <w:r w:rsidDel="00F862C4">
          <w:delText>[From Christina’s comment: Christina needs to add citations here]</w:delText>
        </w:r>
      </w:del>
    </w:p>
    <w:p w14:paraId="2433E9EE" w14:textId="77777777" w:rsidR="00CE5D7B" w:rsidRDefault="003848A0">
      <w:pPr>
        <w:pStyle w:val="BodyText"/>
      </w:pPr>
      <w:r>
        <w:lastRenderedPageBreak/>
        <w:t>The estimated effect for mispronunciation sensitivity in this meta-analysis is 0.50, and the most frequently observed sample size is 24 participants</w:t>
      </w:r>
      <w:commentRangeStart w:id="154"/>
      <w:commentRangeStart w:id="155"/>
      <w:r>
        <w:t>. If we were to assume that researchers assess mispronunciation sensitivity in a simple ANOVA, the resulting power is 0.92</w:t>
      </w:r>
      <w:commentRangeEnd w:id="154"/>
      <w:r w:rsidR="00F862C4">
        <w:rPr>
          <w:rStyle w:val="CommentReference"/>
          <w:rFonts w:asciiTheme="minorHAnsi" w:hAnsiTheme="minorHAnsi"/>
        </w:rPr>
        <w:commentReference w:id="154"/>
      </w:r>
      <w:commentRangeEnd w:id="155"/>
      <w:r w:rsidR="00F862C4">
        <w:rPr>
          <w:rStyle w:val="CommentReference"/>
          <w:rFonts w:asciiTheme="minorHAnsi" w:hAnsiTheme="minorHAnsi"/>
        </w:rPr>
        <w:commentReference w:id="155"/>
      </w:r>
      <w:r>
        <w:t>. Reversely, to achieve 80% power, one would need to test 17 participants. These calculations suggest that for the comparison of responses for correct pronunciations and mispronunciations, the studies included in this meta-analysis contain well-powered analyses. However, many studies in this meta-analysis included further factors to be tested, leading to two-way interactions (age versus mispronunciation sensitivity is a common example), which by some estimates requre four times the sample size to detect an effect of similar magnitue as the main effect for both ANOVA (Fleiss, 1986) and mixed-effect-model (Leon &amp; Heo, 2009) analyses. We thus strongly advocate for a consideration of power and the reported effect sizes to test infants’ mispronunciation sensitivity.</w:t>
      </w:r>
    </w:p>
    <w:p w14:paraId="76A2276C" w14:textId="77777777" w:rsidR="00CE5D7B" w:rsidRDefault="003848A0">
      <w:pPr>
        <w:pStyle w:val="BodyText"/>
      </w:pPr>
      <w:commentRangeStart w:id="156"/>
      <w:r>
        <w:t xml:space="preserve">[From Christina’s comment: I want to do the math for more complex designs in pangea, i’ll try to remember, if not, poke me </w:t>
      </w:r>
      <w:hyperlink r:id="rId21">
        <w:r>
          <w:rPr>
            <w:rStyle w:val="Hyperlink"/>
          </w:rPr>
          <w:t>https://jakewestfall.shinyapps.io/pangea/</w:t>
        </w:r>
      </w:hyperlink>
      <w:r>
        <w:t xml:space="preserve"> ]</w:t>
      </w:r>
      <w:commentRangeEnd w:id="156"/>
      <w:r w:rsidR="00F862C4">
        <w:rPr>
          <w:rStyle w:val="CommentReference"/>
          <w:rFonts w:asciiTheme="minorHAnsi" w:hAnsiTheme="minorHAnsi"/>
        </w:rPr>
        <w:commentReference w:id="156"/>
      </w:r>
    </w:p>
    <w:p w14:paraId="45CF63E1" w14:textId="77777777" w:rsidR="00CE5D7B" w:rsidRDefault="003848A0">
      <w:pPr>
        <w:pStyle w:val="Heading2"/>
      </w:pPr>
      <w:bookmarkStart w:id="157" w:name="limitations"/>
      <w:bookmarkEnd w:id="157"/>
      <w:r>
        <w:t>Limitations</w:t>
      </w:r>
    </w:p>
    <w:p w14:paraId="40377C24" w14:textId="4084857B" w:rsidR="00CE5D7B" w:rsidRDefault="003848A0">
      <w:pPr>
        <w:pStyle w:val="FirstParagraph"/>
      </w:pPr>
      <w:r>
        <w:t>The current meta-analysis aggregated studies designed to investigate mispronunciation sensitivity, but we note that these studies varied in their approach to study our phenomenon of interest. For example, some studies investigated specific questions which required additional manipulations, such as the impact of the number of phonological features changed in the mispronunciations on mispronunciation sensitivity (</w:t>
      </w:r>
      <w:del w:id="158" w:author="Christina Bergmann" w:date="2019-01-15T18:12:00Z">
        <w:r w:rsidDel="000A2A4D">
          <w:delText>(</w:delText>
        </w:r>
      </w:del>
      <w:r>
        <w:t>e.g. Mani &amp; Plunkett, 2011; White &amp; Morgan, 2008</w:t>
      </w:r>
      <w:del w:id="159" w:author="Christina Bergmann" w:date="2019-01-15T18:12:00Z">
        <w:r w:rsidDel="000A2A4D">
          <w:delText>)</w:delText>
        </w:r>
      </w:del>
      <w:r>
        <w:t xml:space="preserve">) or sensitivity to consonant and vowel mispronunciations (Højen et al., n.d.; Mani &amp; Plunkett, 2007, 2010; Swingley, 2016). The studies in our sample additionally varied in their experimental design, such as whether infants were familiar with the distractor image </w:t>
      </w:r>
      <w:del w:id="160" w:author="Christina Bergmann" w:date="2019-01-15T18:12:00Z">
        <w:r w:rsidDel="000A2A4D">
          <w:delText>(</w:delText>
        </w:r>
      </w:del>
      <w:r>
        <w:t xml:space="preserve">(see also </w:t>
      </w:r>
      <w:r>
        <w:lastRenderedPageBreak/>
        <w:t>Mani &amp; Plunkett, 2011; Skoruppa et al., 2013; Swingley, 2016</w:t>
      </w:r>
      <w:commentRangeStart w:id="161"/>
      <w:r>
        <w:t xml:space="preserve">); e.g. White &amp; Morgan, 2008) </w:t>
      </w:r>
      <w:commentRangeEnd w:id="161"/>
      <w:r w:rsidR="000A2A4D">
        <w:rPr>
          <w:rStyle w:val="CommentReference"/>
          <w:rFonts w:asciiTheme="minorHAnsi" w:hAnsiTheme="minorHAnsi"/>
        </w:rPr>
        <w:commentReference w:id="161"/>
      </w:r>
      <w:r>
        <w:t xml:space="preserve">or whether the labels for the target and distractor images contained phonological overlap (Fernald, Swingley, &amp; Pinto, 2001).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w:t>
      </w:r>
      <w:del w:id="162" w:author="Christina Bergmann" w:date="2019-01-15T18:13:00Z">
        <w:r w:rsidDel="000A2A4D">
          <w:delText>coded for and included</w:delText>
        </w:r>
      </w:del>
      <w:ins w:id="163" w:author="Christina Bergmann" w:date="2019-01-15T18:13:00Z">
        <w:r w:rsidR="000A2A4D">
          <w:t>includes</w:t>
        </w:r>
      </w:ins>
      <w:r>
        <w:t xml:space="preserve"> these variables. We hope that future research will be able to better understand the role that these variables play in infants’ sensitivity to mispronunciations.</w:t>
      </w:r>
    </w:p>
    <w:p w14:paraId="2BA23CE8" w14:textId="77777777" w:rsidR="00CE5D7B" w:rsidRDefault="003848A0">
      <w:pPr>
        <w:pStyle w:val="BodyText"/>
      </w:pPr>
      <w:commentRangeStart w:id="164"/>
      <w:r>
        <w:t>[Katie: To respond to your comment, Christina, we did include bilinguals. I checked and there was no influence in keeping or removing them.]</w:t>
      </w:r>
      <w:commentRangeEnd w:id="164"/>
      <w:r w:rsidR="000A2A4D">
        <w:rPr>
          <w:rStyle w:val="CommentReference"/>
          <w:rFonts w:asciiTheme="minorHAnsi" w:hAnsiTheme="minorHAnsi"/>
        </w:rPr>
        <w:commentReference w:id="164"/>
      </w:r>
    </w:p>
    <w:p w14:paraId="0A07633B" w14:textId="77777777" w:rsidR="00CE5D7B" w:rsidRDefault="003848A0">
      <w:pPr>
        <w:pStyle w:val="Heading2"/>
      </w:pPr>
      <w:bookmarkStart w:id="166" w:name="conclusion"/>
      <w:bookmarkEnd w:id="166"/>
      <w:r>
        <w:t>Conclusion</w:t>
      </w:r>
    </w:p>
    <w:p w14:paraId="587684D5" w14:textId="77777777" w:rsidR="00CE5D7B" w:rsidRDefault="003848A0">
      <w:pPr>
        <w:pStyle w:val="FirstParagraph"/>
      </w:pPr>
      <w:r>
        <w:t>This meta-analysis comprises an aggregation of almost two decades of research on mispronunciation sensitivity, finding that infants accept both correct pronunciations and mispronunciations as labels for a target image. However, they are more likely to accept correct pronunciations, which indicates sensitivity to mispronunciations in familiar words. Despite the predictions of theories of infant phono-lexical development, this sensitivity was not modulated by infant age or vocabulary. This suggests that from a young age on, infants’ word representations may be already phonologically well-specified. We recommend future theoretical frameworks take this evidence into account.</w:t>
      </w:r>
    </w:p>
    <w:p w14:paraId="55D2B446" w14:textId="77777777" w:rsidR="00CE5D7B" w:rsidRDefault="003848A0">
      <w:pPr>
        <w:pStyle w:val="BodyText"/>
      </w:pPr>
      <w:r>
        <w:lastRenderedPageBreak/>
        <w:t>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will be aided by the growing trend of preregistration and open science practices. Our analysis highlights how meta-analyses can aid in identification of issues in a particular field and play a vital role in how the field addresses such issues.</w:t>
      </w:r>
    </w:p>
    <w:p w14:paraId="0F5AB38E" w14:textId="77777777" w:rsidR="00CE5D7B" w:rsidRDefault="003848A0">
      <w:pPr>
        <w:pStyle w:val="Heading1"/>
      </w:pPr>
      <w:bookmarkStart w:id="167" w:name="references"/>
      <w:bookmarkEnd w:id="167"/>
      <w:r>
        <w:t>References</w:t>
      </w:r>
    </w:p>
    <w:p w14:paraId="25A70510" w14:textId="77777777" w:rsidR="00CE5D7B" w:rsidRDefault="003848A0">
      <w:pPr>
        <w:pStyle w:val="FirstParagraph"/>
      </w:pPr>
      <w:r>
        <w:t xml:space="preserve"> </w:t>
      </w:r>
    </w:p>
    <w:p w14:paraId="1379EC50" w14:textId="77777777" w:rsidR="00CE5D7B" w:rsidRDefault="003848A0">
      <w:pPr>
        <w:pStyle w:val="BodyText"/>
      </w:pPr>
      <w:r>
        <w:t xml:space="preserve">Allaire, J., Xie, Y., McPherson, J., Luraschi, J., Ushey, K., Atkins, A., … Chang, W. (2018). rmarkdown: Dynamic Documents for R. Retrieved from </w:t>
      </w:r>
      <w:hyperlink r:id="rId22">
        <w:r>
          <w:rPr>
            <w:rStyle w:val="Hyperlink"/>
          </w:rPr>
          <w:t>https://cran.r-project.org/package=rmarkdown</w:t>
        </w:r>
      </w:hyperlink>
    </w:p>
    <w:p w14:paraId="476B8710" w14:textId="77777777" w:rsidR="00CE5D7B" w:rsidRDefault="003848A0">
      <w:pPr>
        <w:pStyle w:val="BodyText"/>
      </w:pPr>
      <w:r>
        <w:t xml:space="preserve">Altvater-Mackensen, N. (2010). </w:t>
      </w:r>
      <w:r>
        <w:rPr>
          <w:i/>
        </w:rPr>
        <w:t>Do manners matter? Asymmetries in the acquisition of manner of articulation features.</w:t>
      </w:r>
      <w:r>
        <w:t xml:space="preserve"> (PhD thesis). Radboud University Nijmegen.</w:t>
      </w:r>
    </w:p>
    <w:p w14:paraId="03294E07" w14:textId="77777777" w:rsidR="00CE5D7B" w:rsidRDefault="003848A0">
      <w:pPr>
        <w:pStyle w:val="BodyText"/>
      </w:pPr>
      <w:r>
        <w:t xml:space="preserve">Altvater-Mackensen, N., Feest, S. V. H. van der, &amp; Fikkert, P. (2014). Asymmetries in early word recognition: The case of stops and fricatives. </w:t>
      </w:r>
      <w:r>
        <w:rPr>
          <w:i/>
        </w:rPr>
        <w:t>Language Learning and Development</w:t>
      </w:r>
      <w:r>
        <w:t xml:space="preserve">, </w:t>
      </w:r>
      <w:r>
        <w:rPr>
          <w:i/>
        </w:rPr>
        <w:t>10</w:t>
      </w:r>
      <w:r>
        <w:t>(2), 149–178. doi:</w:t>
      </w:r>
      <w:hyperlink r:id="rId23">
        <w:r>
          <w:rPr>
            <w:rStyle w:val="Hyperlink"/>
          </w:rPr>
          <w:t>10.1080/15475441.2013.808954</w:t>
        </w:r>
      </w:hyperlink>
    </w:p>
    <w:p w14:paraId="62A31485" w14:textId="77777777" w:rsidR="00CE5D7B" w:rsidRDefault="003848A0">
      <w:pPr>
        <w:pStyle w:val="BodyText"/>
      </w:pPr>
      <w:r>
        <w:t xml:space="preserve">Aust, F., &amp; Barth, M. (2018). papaja: Prepare reproducible APA journal articles with R Markdown. Retrieved from </w:t>
      </w:r>
      <w:hyperlink r:id="rId24">
        <w:r>
          <w:rPr>
            <w:rStyle w:val="Hyperlink"/>
          </w:rPr>
          <w:t>https://github.com/crsh/papaja</w:t>
        </w:r>
      </w:hyperlink>
    </w:p>
    <w:p w14:paraId="25571214" w14:textId="77777777" w:rsidR="00CE5D7B" w:rsidRDefault="003848A0">
      <w:pPr>
        <w:pStyle w:val="BodyText"/>
      </w:pPr>
      <w:r>
        <w:t xml:space="preserve">Bailey, T. M., &amp; Plunkett, K. (2002). Phonological specificity in early words. </w:t>
      </w:r>
      <w:r>
        <w:rPr>
          <w:i/>
        </w:rPr>
        <w:t>Cognitive Development</w:t>
      </w:r>
      <w:r>
        <w:t xml:space="preserve">, </w:t>
      </w:r>
      <w:r>
        <w:rPr>
          <w:i/>
        </w:rPr>
        <w:t>17</w:t>
      </w:r>
      <w:r>
        <w:t>(2), 1265–1282. doi:</w:t>
      </w:r>
      <w:hyperlink r:id="rId25">
        <w:r>
          <w:rPr>
            <w:rStyle w:val="Hyperlink"/>
          </w:rPr>
          <w:t>10.1016/S0885-2014(02)00116-8</w:t>
        </w:r>
      </w:hyperlink>
    </w:p>
    <w:p w14:paraId="185D58FE" w14:textId="77777777" w:rsidR="00CE5D7B" w:rsidRDefault="003848A0">
      <w:pPr>
        <w:pStyle w:val="BodyText"/>
      </w:pPr>
      <w:r>
        <w:lastRenderedPageBreak/>
        <w:t xml:space="preserve">Ballem, K. D., &amp; Plunkett, K. (2005). Phonological specificity in children at 1;2. </w:t>
      </w:r>
      <w:r>
        <w:rPr>
          <w:i/>
        </w:rPr>
        <w:t>Journal of Child Language</w:t>
      </w:r>
      <w:r>
        <w:t xml:space="preserve">, </w:t>
      </w:r>
      <w:r>
        <w:rPr>
          <w:i/>
        </w:rPr>
        <w:t>32</w:t>
      </w:r>
      <w:r>
        <w:t>(1), 159–173. doi:</w:t>
      </w:r>
      <w:hyperlink r:id="rId26">
        <w:r>
          <w:rPr>
            <w:rStyle w:val="Hyperlink"/>
          </w:rPr>
          <w:t>10.1017/S0305000904006567</w:t>
        </w:r>
      </w:hyperlink>
    </w:p>
    <w:p w14:paraId="502BC5F0" w14:textId="77777777" w:rsidR="00CE5D7B" w:rsidRDefault="003848A0">
      <w:pPr>
        <w:pStyle w:val="BodyText"/>
      </w:pPr>
      <w:r>
        <w:t xml:space="preserve">Barton, D., Miller, R., &amp; Macken, M. (1980). Do children treat clusters as one unit or two? In </w:t>
      </w:r>
      <w:r>
        <w:rPr>
          <w:i/>
        </w:rPr>
        <w:t>Papers and reports on child language development</w:t>
      </w:r>
      <w:r>
        <w:t xml:space="preserve"> (pp. 93–137).</w:t>
      </w:r>
    </w:p>
    <w:p w14:paraId="3A5574D6" w14:textId="77777777" w:rsidR="00CE5D7B" w:rsidRDefault="003848A0">
      <w:pPr>
        <w:pStyle w:val="BodyText"/>
      </w:pPr>
      <w:r>
        <w:t xml:space="preserve">Bergelson, E., &amp; Swingley, D. (2017). Young infants ’ word comprehension given an unfamiliar talker or altered pronunciations. </w:t>
      </w:r>
      <w:r>
        <w:rPr>
          <w:i/>
        </w:rPr>
        <w:t>Child Development</w:t>
      </w:r>
      <w:r>
        <w:t>. doi:</w:t>
      </w:r>
      <w:hyperlink r:id="rId27">
        <w:r>
          <w:rPr>
            <w:rStyle w:val="Hyperlink"/>
          </w:rPr>
          <w:t>10.1111/cdev.12888</w:t>
        </w:r>
      </w:hyperlink>
    </w:p>
    <w:p w14:paraId="7B6FF7C0" w14:textId="77777777" w:rsidR="00CE5D7B" w:rsidRDefault="003848A0">
      <w:pPr>
        <w:pStyle w:val="BodyText"/>
      </w:pPr>
      <w:r>
        <w:t xml:space="preserve">Bergmann, C., Tsuji, S., Piccinini, P. E., Lewis, M. L., Braginsky, M., Frank, M. C., &amp; Cristia, A. (2018). Promoting replicability in developmental research through meta-analyses: Insights from language acquisition research. </w:t>
      </w:r>
      <w:r>
        <w:rPr>
          <w:i/>
        </w:rPr>
        <w:t>Child Development</w:t>
      </w:r>
      <w:r>
        <w:t>. doi:</w:t>
      </w:r>
      <w:hyperlink r:id="rId28">
        <w:r>
          <w:rPr>
            <w:rStyle w:val="Hyperlink"/>
          </w:rPr>
          <w:t>10.17605/OSF.IO/3UBNC</w:t>
        </w:r>
      </w:hyperlink>
    </w:p>
    <w:p w14:paraId="118081EE" w14:textId="77777777" w:rsidR="00CE5D7B" w:rsidRDefault="003848A0">
      <w:pPr>
        <w:pStyle w:val="BodyText"/>
      </w:pPr>
      <w:r>
        <w:t xml:space="preserve">Best, C. T. (1994). </w:t>
      </w:r>
      <w:r>
        <w:rPr>
          <w:i/>
        </w:rPr>
        <w:t>The emergence of native-language phonological influences in infants: A perceptual assimilation model</w:t>
      </w:r>
      <w:r>
        <w:t xml:space="preserve"> (Vol. 107/108, pp. 1–30).</w:t>
      </w:r>
    </w:p>
    <w:p w14:paraId="0A0540A3" w14:textId="77777777" w:rsidR="00CE5D7B" w:rsidRDefault="003848A0">
      <w:pPr>
        <w:pStyle w:val="BodyText"/>
      </w:pPr>
      <w:r>
        <w:t>Best, C. T. (1995). A direct realist view of cross-language speech perception.</w:t>
      </w:r>
    </w:p>
    <w:p w14:paraId="068D5109" w14:textId="77777777" w:rsidR="00CE5D7B" w:rsidRDefault="003848A0">
      <w:pPr>
        <w:pStyle w:val="BodyText"/>
      </w:pPr>
      <w:r>
        <w:t xml:space="preserve">Best, C. T., Tyler, M. D., Gooding, T. N., Orlando, C. B., &amp; Quann, C. A. (2009). Development of phonological constancy: Toddlers’ perception of native- and Jamaican-accented words. </w:t>
      </w:r>
      <w:r>
        <w:rPr>
          <w:i/>
        </w:rPr>
        <w:t>Psychological Science</w:t>
      </w:r>
      <w:r>
        <w:t xml:space="preserve">, </w:t>
      </w:r>
      <w:r>
        <w:rPr>
          <w:i/>
        </w:rPr>
        <w:t>20</w:t>
      </w:r>
      <w:r>
        <w:t>(5). doi:</w:t>
      </w:r>
      <w:hyperlink r:id="rId29">
        <w:r>
          <w:rPr>
            <w:rStyle w:val="Hyperlink"/>
          </w:rPr>
          <w:t>10.1111/j.1467-9280.2009.02327.x.</w:t>
        </w:r>
      </w:hyperlink>
    </w:p>
    <w:p w14:paraId="766A7300" w14:textId="77777777" w:rsidR="00CE5D7B" w:rsidRDefault="003848A0">
      <w:pPr>
        <w:pStyle w:val="BodyText"/>
      </w:pPr>
      <w:r>
        <w:t xml:space="preserve">Black, A., &amp; Bergmann, C. (2017). Quantifying infants’ statistical word segmentation: A meta-analysis. In G. Gunzelmann, A. Howes, T. Tenbrink, &amp; E. Davelaar (Eds.), </w:t>
      </w:r>
      <w:r>
        <w:rPr>
          <w:i/>
        </w:rPr>
        <w:t>Proceedings of the 39th annual conference of the cognitive science society</w:t>
      </w:r>
      <w:r>
        <w:t xml:space="preserve"> (pp. 124–129). Austin, TX: Cognitive Science Society, Inc. Retrieved from </w:t>
      </w:r>
      <w:hyperlink r:id="rId30">
        <w:r>
          <w:rPr>
            <w:rStyle w:val="Hyperlink"/>
          </w:rPr>
          <w:t>https://pdfs.semanticscholar.org/0807/41051b6e2b74d2a1fc2e568c3dd11224984b.pdf</w:t>
        </w:r>
      </w:hyperlink>
    </w:p>
    <w:p w14:paraId="6CCAB1B2" w14:textId="77777777" w:rsidR="00CE5D7B" w:rsidRDefault="003848A0">
      <w:pPr>
        <w:pStyle w:val="BodyText"/>
      </w:pPr>
      <w:r>
        <w:lastRenderedPageBreak/>
        <w:t xml:space="preserve">Canfield, R. L., &amp; Haith, M. M. (1991). Young infants’ visual expectations for symmetric and asymmetric stimulus sequences. </w:t>
      </w:r>
      <w:r>
        <w:rPr>
          <w:i/>
        </w:rPr>
        <w:t>Developmental Psychology</w:t>
      </w:r>
      <w:r>
        <w:t xml:space="preserve">, </w:t>
      </w:r>
      <w:r>
        <w:rPr>
          <w:i/>
        </w:rPr>
        <w:t>27</w:t>
      </w:r>
      <w:r>
        <w:t>(2), 198–208. doi:</w:t>
      </w:r>
      <w:hyperlink r:id="rId31">
        <w:r>
          <w:rPr>
            <w:rStyle w:val="Hyperlink"/>
          </w:rPr>
          <w:t>10.1037/0012-1649.27.2.198</w:t>
        </w:r>
      </w:hyperlink>
    </w:p>
    <w:p w14:paraId="370FECAE" w14:textId="77777777" w:rsidR="00CE5D7B" w:rsidRDefault="003848A0">
      <w:pPr>
        <w:pStyle w:val="BodyText"/>
      </w:pPr>
      <w:r>
        <w:t xml:space="preserve">Charles-Luce, J., &amp; Luce, P. A. (1995). An examination of similarity neighbourhoods in young children’s receptive vocabularies. </w:t>
      </w:r>
      <w:r>
        <w:rPr>
          <w:i/>
        </w:rPr>
        <w:t>Journal of Child Language</w:t>
      </w:r>
      <w:r>
        <w:t xml:space="preserve">, </w:t>
      </w:r>
      <w:r>
        <w:rPr>
          <w:i/>
        </w:rPr>
        <w:t>22</w:t>
      </w:r>
      <w:r>
        <w:t>(3), 727–735. doi:</w:t>
      </w:r>
      <w:hyperlink r:id="rId32">
        <w:r>
          <w:rPr>
            <w:rStyle w:val="Hyperlink"/>
          </w:rPr>
          <w:t>10.1017/S0305000900010023</w:t>
        </w:r>
      </w:hyperlink>
    </w:p>
    <w:p w14:paraId="78F7A227" w14:textId="77777777" w:rsidR="00CE5D7B" w:rsidRDefault="003848A0">
      <w:pPr>
        <w:pStyle w:val="BodyText"/>
      </w:pPr>
      <w:r>
        <w:t xml:space="preserve">Clark, H. H., &amp; Clark, E. V. (1977). </w:t>
      </w:r>
      <w:r>
        <w:rPr>
          <w:i/>
        </w:rPr>
        <w:t>Psychology and Language: An introduction to psycholinguistics.</w:t>
      </w:r>
      <w:r>
        <w:t xml:space="preserve"> New York: Harcourt Brace Jovanovich.</w:t>
      </w:r>
    </w:p>
    <w:p w14:paraId="4F14B54B" w14:textId="77777777" w:rsidR="00CE5D7B" w:rsidRDefault="003848A0">
      <w:pPr>
        <w:pStyle w:val="BodyText"/>
      </w:pPr>
      <w:r>
        <w:t xml:space="preserve">Cohen, J. (1988). </w:t>
      </w:r>
      <w:r>
        <w:rPr>
          <w:i/>
        </w:rPr>
        <w:t>Statistical Power Analysis for the Behavioural Sciences</w:t>
      </w:r>
      <w:r>
        <w:t xml:space="preserve"> (2nd ed.). New York: Lawrence Earlbaum Associates.</w:t>
      </w:r>
    </w:p>
    <w:p w14:paraId="687BD34A" w14:textId="77777777" w:rsidR="00CE5D7B" w:rsidRDefault="003848A0">
      <w:pPr>
        <w:pStyle w:val="BodyText"/>
      </w:pPr>
      <w:r>
        <w:t xml:space="preserve">Csibra, G., Hernik, M., Mascaro, O., Tatone, D., &amp; Lengyel, M. (2016). Statistical treatment of looking-time data. </w:t>
      </w:r>
      <w:r>
        <w:rPr>
          <w:i/>
        </w:rPr>
        <w:t>Developmental Psychology</w:t>
      </w:r>
      <w:r>
        <w:t xml:space="preserve">, </w:t>
      </w:r>
      <w:r>
        <w:rPr>
          <w:i/>
        </w:rPr>
        <w:t>52</w:t>
      </w:r>
      <w:r>
        <w:t>(4), 521–36. doi:</w:t>
      </w:r>
      <w:hyperlink r:id="rId33">
        <w:r>
          <w:rPr>
            <w:rStyle w:val="Hyperlink"/>
          </w:rPr>
          <w:t>10.1037/dev0000083</w:t>
        </w:r>
      </w:hyperlink>
    </w:p>
    <w:p w14:paraId="71659DF0" w14:textId="77777777" w:rsidR="00CE5D7B" w:rsidRDefault="003848A0">
      <w:pPr>
        <w:pStyle w:val="BodyText"/>
      </w:pPr>
      <w:r>
        <w:t xml:space="preserve">Curtin, S., &amp; Werker, J. F. (2007). The perceptual foundations of phonological development. In M. G. Gaskell (Ed.), </w:t>
      </w:r>
      <w:r>
        <w:rPr>
          <w:i/>
        </w:rPr>
        <w:t>The oxford handbook of psycholinguistics</w:t>
      </w:r>
      <w:r>
        <w:t xml:space="preserve"> (pp. 579–599). New York: Oxford University Press. doi:</w:t>
      </w:r>
      <w:hyperlink r:id="rId34">
        <w:r>
          <w:rPr>
            <w:rStyle w:val="Hyperlink"/>
          </w:rPr>
          <w:t>10.1093/oxfordhb/9780198568971.013.0035</w:t>
        </w:r>
      </w:hyperlink>
    </w:p>
    <w:p w14:paraId="6268FB25" w14:textId="77777777" w:rsidR="00CE5D7B" w:rsidRDefault="003848A0">
      <w:pPr>
        <w:pStyle w:val="BodyText"/>
      </w:pPr>
      <w:r>
        <w:t xml:space="preserve">Curtin, S., Byers-Heinlein, K., &amp; Werker, J. F. (2011). Bilingual beginnings as a lens for theory development: PRIMIR in focus. </w:t>
      </w:r>
      <w:r>
        <w:rPr>
          <w:i/>
        </w:rPr>
        <w:t>Journal of Phonetics</w:t>
      </w:r>
      <w:r>
        <w:t xml:space="preserve">, </w:t>
      </w:r>
      <w:r>
        <w:rPr>
          <w:i/>
        </w:rPr>
        <w:t>39</w:t>
      </w:r>
      <w:r>
        <w:t>(4), 492–504. doi:</w:t>
      </w:r>
      <w:hyperlink r:id="rId35">
        <w:r>
          <w:rPr>
            <w:rStyle w:val="Hyperlink"/>
          </w:rPr>
          <w:t>10.1016/j.wocn.2010.12.002</w:t>
        </w:r>
      </w:hyperlink>
    </w:p>
    <w:p w14:paraId="70779720" w14:textId="77777777" w:rsidR="00CE5D7B" w:rsidRDefault="003848A0">
      <w:pPr>
        <w:pStyle w:val="BodyText"/>
      </w:pPr>
      <w:r>
        <w:t xml:space="preserve">Delle Luche, C., Durrant, S., Poltrock, S., &amp; Floccia, C. (2015). A methodological investigation of the Intermodal Preferential Looking paradigm: Methods of analyses, picture </w:t>
      </w:r>
      <w:r>
        <w:lastRenderedPageBreak/>
        <w:t xml:space="preserve">selection and data rejection criteria. </w:t>
      </w:r>
      <w:r>
        <w:rPr>
          <w:i/>
        </w:rPr>
        <w:t>Infant Behavior and Development</w:t>
      </w:r>
      <w:r>
        <w:t xml:space="preserve">, </w:t>
      </w:r>
      <w:r>
        <w:rPr>
          <w:i/>
        </w:rPr>
        <w:t>40</w:t>
      </w:r>
      <w:r>
        <w:t>, 151–172. doi:</w:t>
      </w:r>
      <w:hyperlink r:id="rId36">
        <w:r>
          <w:rPr>
            <w:rStyle w:val="Hyperlink"/>
          </w:rPr>
          <w:t>10.1016/j.infbeh.2015.05.005</w:t>
        </w:r>
      </w:hyperlink>
    </w:p>
    <w:p w14:paraId="36ED9AEA" w14:textId="77777777" w:rsidR="00CE5D7B" w:rsidRDefault="003848A0">
      <w:pPr>
        <w:pStyle w:val="BodyText"/>
      </w:pPr>
      <w:r>
        <w:t xml:space="preserve">Feest, S. V. H. van der, &amp; Fikkert, P. (2015). Building phonological lexical representations. </w:t>
      </w:r>
      <w:r>
        <w:rPr>
          <w:i/>
        </w:rPr>
        <w:t>Phonology</w:t>
      </w:r>
      <w:r>
        <w:t xml:space="preserve">, </w:t>
      </w:r>
      <w:r>
        <w:rPr>
          <w:i/>
        </w:rPr>
        <w:t>32</w:t>
      </w:r>
      <w:r>
        <w:t>(02), 207–239. doi:</w:t>
      </w:r>
      <w:hyperlink r:id="rId37">
        <w:r>
          <w:rPr>
            <w:rStyle w:val="Hyperlink"/>
          </w:rPr>
          <w:t>10.1017/S0952675715000135</w:t>
        </w:r>
      </w:hyperlink>
    </w:p>
    <w:p w14:paraId="545CD940" w14:textId="77777777" w:rsidR="00CE5D7B" w:rsidRDefault="003848A0">
      <w:pPr>
        <w:pStyle w:val="BodyText"/>
      </w:pPr>
      <w:r>
        <w:t xml:space="preserve">Ferguson, C. J., &amp; Heene, M. (2012). A vast graveyard of undead theories: Publication bias and psychological science’s aversion to the null. </w:t>
      </w:r>
      <w:r>
        <w:rPr>
          <w:i/>
        </w:rPr>
        <w:t>Perspectives on Psychological Science</w:t>
      </w:r>
      <w:r>
        <w:t xml:space="preserve">, </w:t>
      </w:r>
      <w:r>
        <w:rPr>
          <w:i/>
        </w:rPr>
        <w:t>7</w:t>
      </w:r>
      <w:r>
        <w:t>(6), 555–561. doi:</w:t>
      </w:r>
      <w:hyperlink r:id="rId38">
        <w:r>
          <w:rPr>
            <w:rStyle w:val="Hyperlink"/>
          </w:rPr>
          <w:t>10.1177/1745691612459059</w:t>
        </w:r>
      </w:hyperlink>
    </w:p>
    <w:p w14:paraId="090748B7" w14:textId="77777777" w:rsidR="00CE5D7B" w:rsidRDefault="003848A0">
      <w:pPr>
        <w:pStyle w:val="BodyText"/>
      </w:pPr>
      <w:r>
        <w:t xml:space="preserve">Fernald, A., Pinto, J. P., Swingley, D., Weinberg, A., &amp; McRoberts, G. W. (1998). Rapid gains in speed of verbal processing by infants in the 2nd year. </w:t>
      </w:r>
      <w:r>
        <w:rPr>
          <w:i/>
        </w:rPr>
        <w:t>Psychological Science</w:t>
      </w:r>
      <w:r>
        <w:t xml:space="preserve">, </w:t>
      </w:r>
      <w:r>
        <w:rPr>
          <w:i/>
        </w:rPr>
        <w:t>9</w:t>
      </w:r>
      <w:r>
        <w:t>(3), 228–231. doi:</w:t>
      </w:r>
      <w:hyperlink r:id="rId39">
        <w:r>
          <w:rPr>
            <w:rStyle w:val="Hyperlink"/>
          </w:rPr>
          <w:t>10.1111/1467-9280.00044</w:t>
        </w:r>
      </w:hyperlink>
    </w:p>
    <w:p w14:paraId="777D4D7F" w14:textId="77777777" w:rsidR="00CE5D7B" w:rsidRDefault="003848A0">
      <w:pPr>
        <w:pStyle w:val="BodyText"/>
      </w:pPr>
      <w:r>
        <w:t xml:space="preserve">Fernald, A., Swingley, D., &amp; Pinto, J. P. (2001). When half a word is enough: infants can recognize spoken words using partial phonetic information. </w:t>
      </w:r>
      <w:r>
        <w:rPr>
          <w:i/>
        </w:rPr>
        <w:t>Child Development</w:t>
      </w:r>
      <w:r>
        <w:t xml:space="preserve">, </w:t>
      </w:r>
      <w:r>
        <w:rPr>
          <w:i/>
        </w:rPr>
        <w:t>72</w:t>
      </w:r>
      <w:r>
        <w:t>(4), 1003–15. doi:</w:t>
      </w:r>
      <w:hyperlink r:id="rId40">
        <w:r>
          <w:rPr>
            <w:rStyle w:val="Hyperlink"/>
          </w:rPr>
          <w:t>10.1111/1467-8624.00331</w:t>
        </w:r>
      </w:hyperlink>
    </w:p>
    <w:p w14:paraId="1D130A1C" w14:textId="77777777" w:rsidR="00CE5D7B" w:rsidRDefault="003848A0">
      <w:pPr>
        <w:pStyle w:val="BodyText"/>
      </w:pPr>
      <w:r>
        <w:t xml:space="preserve">Fleiss, J. L. (1986). </w:t>
      </w:r>
      <w:r>
        <w:rPr>
          <w:i/>
        </w:rPr>
        <w:t>The Design and Analysis of Clinical Experiments</w:t>
      </w:r>
      <w:r>
        <w:t>. New York: Wiley; Sons.</w:t>
      </w:r>
    </w:p>
    <w:p w14:paraId="7E778925" w14:textId="77777777" w:rsidR="00CE5D7B" w:rsidRDefault="003848A0">
      <w:pPr>
        <w:pStyle w:val="BodyText"/>
      </w:pPr>
      <w:r>
        <w:t xml:space="preserve">Frank, M. C., Braginsky, M., Yurovsky, D., &amp; Marchman, V. A. (2017). Wordbank: An open repository for developmental vocabulary data. </w:t>
      </w:r>
      <w:r>
        <w:rPr>
          <w:i/>
        </w:rPr>
        <w:t>Journal of Child Language</w:t>
      </w:r>
      <w:r>
        <w:t xml:space="preserve">, </w:t>
      </w:r>
      <w:r>
        <w:rPr>
          <w:i/>
        </w:rPr>
        <w:t>44</w:t>
      </w:r>
      <w:r>
        <w:t>(3), 677–694. doi:</w:t>
      </w:r>
      <w:hyperlink r:id="rId41">
        <w:r>
          <w:rPr>
            <w:rStyle w:val="Hyperlink"/>
          </w:rPr>
          <w:t>10.1017/S0305000916000209</w:t>
        </w:r>
      </w:hyperlink>
    </w:p>
    <w:p w14:paraId="4AD53A64" w14:textId="77777777" w:rsidR="00CE5D7B" w:rsidRDefault="003848A0">
      <w:pPr>
        <w:pStyle w:val="BodyText"/>
      </w:pPr>
      <w:r>
        <w:t xml:space="preserve">Gelman, A., &amp; Loken, E. (2013). </w:t>
      </w:r>
      <w:r>
        <w:rPr>
          <w:i/>
        </w:rPr>
        <w:t xml:space="preserve">The garden of forking paths: Why multiple comparisons can be a problem, even when there is no “fishing expedition” or “p-hacking” and the research </w:t>
      </w:r>
      <w:r>
        <w:rPr>
          <w:i/>
        </w:rPr>
        <w:lastRenderedPageBreak/>
        <w:t>hypothesis was posited ahead of time.</w:t>
      </w:r>
      <w:r>
        <w:t xml:space="preserve"> Department of Statistics, Columbia University. doi:</w:t>
      </w:r>
      <w:hyperlink r:id="rId42">
        <w:r>
          <w:rPr>
            <w:rStyle w:val="Hyperlink"/>
          </w:rPr>
          <w:t>10.1037/a0037714</w:t>
        </w:r>
      </w:hyperlink>
    </w:p>
    <w:p w14:paraId="712DE22C" w14:textId="77777777" w:rsidR="00CE5D7B" w:rsidRDefault="003848A0">
      <w:pPr>
        <w:pStyle w:val="BodyText"/>
      </w:pPr>
      <w:r>
        <w:t xml:space="preserve">Hedges, L. V. (1981). Distribution theory for glass’s estimator of effect size and related estimators. </w:t>
      </w:r>
      <w:r>
        <w:rPr>
          <w:i/>
        </w:rPr>
        <w:t>Journal of Educational and Behavioral Statistics</w:t>
      </w:r>
      <w:r>
        <w:t xml:space="preserve">, </w:t>
      </w:r>
      <w:r>
        <w:rPr>
          <w:i/>
        </w:rPr>
        <w:t>6</w:t>
      </w:r>
      <w:r>
        <w:t>(2), 107–128. doi:</w:t>
      </w:r>
      <w:hyperlink r:id="rId43">
        <w:r>
          <w:rPr>
            <w:rStyle w:val="Hyperlink"/>
          </w:rPr>
          <w:t>10.3102/10769986006002107</w:t>
        </w:r>
      </w:hyperlink>
    </w:p>
    <w:p w14:paraId="084A95A5" w14:textId="77777777" w:rsidR="00CE5D7B" w:rsidRDefault="003848A0">
      <w:pPr>
        <w:pStyle w:val="BodyText"/>
      </w:pPr>
      <w:r>
        <w:t xml:space="preserve">Højen, A., Madsen, T. O., Vach, W., Basbøll, H., Caporali, S., &amp; Blese, D. (n.d.). </w:t>
      </w:r>
      <w:r>
        <w:rPr>
          <w:i/>
        </w:rPr>
        <w:t>Contributions of vocalic and consonantal information when Danish 20-month-olds recognize familiar words</w:t>
      </w:r>
      <w:r>
        <w:t>.</w:t>
      </w:r>
    </w:p>
    <w:p w14:paraId="305B7E89" w14:textId="77777777" w:rsidR="00CE5D7B" w:rsidRDefault="003848A0">
      <w:pPr>
        <w:pStyle w:val="BodyText"/>
      </w:pPr>
      <w:r>
        <w:t>Jusczyk, P. W., &amp; Aslin, R. N. (1995). Infants’ detection of the sound patterns of words in fluent speech. doi:</w:t>
      </w:r>
      <w:hyperlink r:id="rId44">
        <w:r>
          <w:rPr>
            <w:rStyle w:val="Hyperlink"/>
          </w:rPr>
          <w:t>10.1006/cogp.1995.1010</w:t>
        </w:r>
      </w:hyperlink>
    </w:p>
    <w:p w14:paraId="41120BF6" w14:textId="77777777" w:rsidR="00CE5D7B" w:rsidRDefault="003848A0">
      <w:pPr>
        <w:pStyle w:val="BodyText"/>
      </w:pPr>
      <w:r>
        <w:t xml:space="preserve">Kuhl, P. K. (2004). Early language acquisition: Cracking the speech code. </w:t>
      </w:r>
      <w:r>
        <w:rPr>
          <w:i/>
        </w:rPr>
        <w:t>Nature Reviews. Neuroscience</w:t>
      </w:r>
      <w:r>
        <w:t xml:space="preserve">, </w:t>
      </w:r>
      <w:r>
        <w:rPr>
          <w:i/>
        </w:rPr>
        <w:t>5</w:t>
      </w:r>
      <w:r>
        <w:t>(11), 831–43. doi:</w:t>
      </w:r>
      <w:hyperlink r:id="rId45">
        <w:r>
          <w:rPr>
            <w:rStyle w:val="Hyperlink"/>
          </w:rPr>
          <w:t>10.1038/nrn1533</w:t>
        </w:r>
      </w:hyperlink>
    </w:p>
    <w:p w14:paraId="6C61AD10" w14:textId="77777777" w:rsidR="00CE5D7B" w:rsidRDefault="003848A0">
      <w:pPr>
        <w:pStyle w:val="BodyText"/>
      </w:pPr>
      <w:r>
        <w:t xml:space="preserve">Law II, F., &amp; Edwards, J. R. (2015). Effects of Vocabulary Size on Online Lexical Processing by Preschoolers. </w:t>
      </w:r>
      <w:r>
        <w:rPr>
          <w:i/>
        </w:rPr>
        <w:t>Language Learning and Development</w:t>
      </w:r>
      <w:r>
        <w:t xml:space="preserve">, </w:t>
      </w:r>
      <w:r>
        <w:rPr>
          <w:i/>
        </w:rPr>
        <w:t>11</w:t>
      </w:r>
      <w:r>
        <w:t>(4), 331–355. doi:</w:t>
      </w:r>
      <w:hyperlink r:id="rId46">
        <w:r>
          <w:rPr>
            <w:rStyle w:val="Hyperlink"/>
          </w:rPr>
          <w:t>10.1080/15475441.2014.961066</w:t>
        </w:r>
      </w:hyperlink>
    </w:p>
    <w:p w14:paraId="7A3930B3" w14:textId="77777777" w:rsidR="00CE5D7B" w:rsidRDefault="003848A0">
      <w:pPr>
        <w:pStyle w:val="BodyText"/>
      </w:pPr>
      <w:r>
        <w:t xml:space="preserve">Leon, A. C., &amp; Heo, M. (2009). Sample sizes required to detect interactions between two binary fixed-effects in a mixed-effects linear regression model. </w:t>
      </w:r>
      <w:r>
        <w:rPr>
          <w:i/>
        </w:rPr>
        <w:t>Computational Statistics and Data Analysis</w:t>
      </w:r>
      <w:r>
        <w:t xml:space="preserve">, </w:t>
      </w:r>
      <w:r>
        <w:rPr>
          <w:i/>
        </w:rPr>
        <w:t>53</w:t>
      </w:r>
      <w:r>
        <w:t>(3), 603–608. doi:</w:t>
      </w:r>
      <w:hyperlink r:id="rId47">
        <w:r>
          <w:rPr>
            <w:rStyle w:val="Hyperlink"/>
          </w:rPr>
          <w:t>10.1016/j.csda.2008.06.010</w:t>
        </w:r>
      </w:hyperlink>
    </w:p>
    <w:p w14:paraId="7F0E46D3" w14:textId="77777777" w:rsidR="00CE5D7B" w:rsidRDefault="003848A0">
      <w:pPr>
        <w:pStyle w:val="BodyText"/>
      </w:pPr>
      <w:r>
        <w:t xml:space="preserve">Mani, N., &amp; Plunkett, K. (2007). Phonological specificity of vowels and consonants in early lexical representations. </w:t>
      </w:r>
      <w:r>
        <w:rPr>
          <w:i/>
        </w:rPr>
        <w:t>Journal of Memory and Language</w:t>
      </w:r>
      <w:r>
        <w:t xml:space="preserve">, </w:t>
      </w:r>
      <w:r>
        <w:rPr>
          <w:i/>
        </w:rPr>
        <w:t>57</w:t>
      </w:r>
      <w:r>
        <w:t>(2), 252–272. doi:</w:t>
      </w:r>
      <w:hyperlink r:id="rId48">
        <w:r>
          <w:rPr>
            <w:rStyle w:val="Hyperlink"/>
          </w:rPr>
          <w:t>10.1016/j.jml.2007.03.005</w:t>
        </w:r>
      </w:hyperlink>
    </w:p>
    <w:p w14:paraId="61BFF9F9" w14:textId="77777777" w:rsidR="00CE5D7B" w:rsidRDefault="003848A0">
      <w:pPr>
        <w:pStyle w:val="BodyText"/>
      </w:pPr>
      <w:r>
        <w:lastRenderedPageBreak/>
        <w:t xml:space="preserve">Mani, N., &amp; Plunkett, K. (2010). Twelve-month-olds know their cups from their keps and tups. </w:t>
      </w:r>
      <w:r>
        <w:rPr>
          <w:i/>
        </w:rPr>
        <w:t>Infancy</w:t>
      </w:r>
      <w:r>
        <w:t xml:space="preserve">, </w:t>
      </w:r>
      <w:r>
        <w:rPr>
          <w:i/>
        </w:rPr>
        <w:t>15</w:t>
      </w:r>
      <w:r>
        <w:t>(5), 445–470. doi:</w:t>
      </w:r>
      <w:hyperlink r:id="rId49">
        <w:r>
          <w:rPr>
            <w:rStyle w:val="Hyperlink"/>
          </w:rPr>
          <w:t>10.1111/j.1532-7078.2009.00027.x</w:t>
        </w:r>
      </w:hyperlink>
    </w:p>
    <w:p w14:paraId="1CE59FE6" w14:textId="77777777" w:rsidR="00CE5D7B" w:rsidRDefault="003848A0">
      <w:pPr>
        <w:pStyle w:val="BodyText"/>
      </w:pPr>
      <w:r>
        <w:t xml:space="preserve">Mani, N., &amp; Plunkett, K. (2011). Does size matter? Subsegmental cues to vowel mispronunciation detection. </w:t>
      </w:r>
      <w:r>
        <w:rPr>
          <w:i/>
        </w:rPr>
        <w:t>Journal of Child Language</w:t>
      </w:r>
      <w:r>
        <w:t xml:space="preserve">, </w:t>
      </w:r>
      <w:r>
        <w:rPr>
          <w:i/>
        </w:rPr>
        <w:t>38</w:t>
      </w:r>
      <w:r>
        <w:t>(03), 606–627. doi:</w:t>
      </w:r>
      <w:hyperlink r:id="rId50">
        <w:r>
          <w:rPr>
            <w:rStyle w:val="Hyperlink"/>
          </w:rPr>
          <w:t>10.1017/S0305000910000243</w:t>
        </w:r>
      </w:hyperlink>
    </w:p>
    <w:p w14:paraId="3033F73F" w14:textId="77777777" w:rsidR="00CE5D7B" w:rsidRDefault="003848A0">
      <w:pPr>
        <w:pStyle w:val="BodyText"/>
      </w:pPr>
      <w:r>
        <w:t xml:space="preserve">Mani, N., Coleman, J., &amp; Plunkett, K. (2008). Phonological specificity of vowel contrasts at 18-months. </w:t>
      </w:r>
      <w:r>
        <w:rPr>
          <w:i/>
        </w:rPr>
        <w:t>Language and Speech</w:t>
      </w:r>
      <w:r>
        <w:t xml:space="preserve">, </w:t>
      </w:r>
      <w:r>
        <w:rPr>
          <w:i/>
        </w:rPr>
        <w:t>51</w:t>
      </w:r>
      <w:r>
        <w:t>, 3–21. doi:</w:t>
      </w:r>
      <w:hyperlink r:id="rId51">
        <w:r>
          <w:rPr>
            <w:rStyle w:val="Hyperlink"/>
          </w:rPr>
          <w:t>10.1177/00238309080510010201</w:t>
        </w:r>
      </w:hyperlink>
    </w:p>
    <w:p w14:paraId="54A10AAC" w14:textId="77777777" w:rsidR="00CE5D7B" w:rsidRDefault="003848A0">
      <w:pPr>
        <w:pStyle w:val="BodyText"/>
      </w:pPr>
      <w:r>
        <w:t xml:space="preserve">Maris, E., &amp; Oostenveld, R. (2007). Nonparametric statistical testing of EEG- and MEG-data. </w:t>
      </w:r>
      <w:r>
        <w:rPr>
          <w:i/>
        </w:rPr>
        <w:t>Journal of Neuroscience Methods</w:t>
      </w:r>
      <w:r>
        <w:t xml:space="preserve">, </w:t>
      </w:r>
      <w:r>
        <w:rPr>
          <w:i/>
        </w:rPr>
        <w:t>164</w:t>
      </w:r>
      <w:r>
        <w:t>(1), 177–190. doi:</w:t>
      </w:r>
      <w:hyperlink r:id="rId52">
        <w:r>
          <w:rPr>
            <w:rStyle w:val="Hyperlink"/>
          </w:rPr>
          <w:t>10.1016/j.jneumeth.2007.03.024</w:t>
        </w:r>
      </w:hyperlink>
    </w:p>
    <w:p w14:paraId="412339B5" w14:textId="77777777" w:rsidR="00CE5D7B" w:rsidRDefault="003848A0">
      <w:pPr>
        <w:pStyle w:val="BodyText"/>
      </w:pPr>
      <w:r>
        <w:t xml:space="preserve">Mills-Smith, L., Spangler, D. P., Panneton, R., &amp; Fritz, M. S. (2015). A Missed Opportunity for Clarity: Problems in the Reporting of Effect Size Estimates in Infant Developmental Science. </w:t>
      </w:r>
      <w:r>
        <w:rPr>
          <w:i/>
        </w:rPr>
        <w:t>Infancy</w:t>
      </w:r>
      <w:r>
        <w:t xml:space="preserve">, </w:t>
      </w:r>
      <w:r>
        <w:rPr>
          <w:i/>
        </w:rPr>
        <w:t>20</w:t>
      </w:r>
      <w:r>
        <w:t>(4), 416–432. doi:</w:t>
      </w:r>
      <w:hyperlink r:id="rId53">
        <w:r>
          <w:rPr>
            <w:rStyle w:val="Hyperlink"/>
          </w:rPr>
          <w:t>10.1111/infa.12078</w:t>
        </w:r>
      </w:hyperlink>
    </w:p>
    <w:p w14:paraId="7F69AAB1" w14:textId="77777777" w:rsidR="00CE5D7B" w:rsidRDefault="003848A0">
      <w:pPr>
        <w:pStyle w:val="BodyText"/>
      </w:pPr>
      <w:r>
        <w:t xml:space="preserve">Mirman, D., Dixon, J. A., &amp; Magnuson, J. S. (2008). Statistical and computational models of the visual world paradigm: Growth curves and individual differences. </w:t>
      </w:r>
      <w:r>
        <w:rPr>
          <w:i/>
        </w:rPr>
        <w:t>Journal of Memory &amp; Language</w:t>
      </w:r>
      <w:r>
        <w:t xml:space="preserve">, </w:t>
      </w:r>
      <w:r>
        <w:rPr>
          <w:i/>
        </w:rPr>
        <w:t>59</w:t>
      </w:r>
      <w:r>
        <w:t>(4), 475–494. doi:</w:t>
      </w:r>
      <w:hyperlink r:id="rId54">
        <w:r>
          <w:rPr>
            <w:rStyle w:val="Hyperlink"/>
          </w:rPr>
          <w:t>10.1016/j.jml.2007.11.006</w:t>
        </w:r>
      </w:hyperlink>
    </w:p>
    <w:p w14:paraId="13C6559E" w14:textId="77777777" w:rsidR="00CE5D7B" w:rsidRDefault="003848A0">
      <w:pPr>
        <w:pStyle w:val="BodyText"/>
      </w:pPr>
      <w:r>
        <w:t xml:space="preserve">Moher, D., Liberati, A., Tetzlaff, J., Altman, D. G., &amp; Group, T. P. (2009). Preferred Reporting Items for Systematic Reviews and Meta-Analyses: The PRISMA Statement. </w:t>
      </w:r>
      <w:r>
        <w:rPr>
          <w:i/>
        </w:rPr>
        <w:t>PLoS Medicine</w:t>
      </w:r>
      <w:r>
        <w:t xml:space="preserve">, </w:t>
      </w:r>
      <w:r>
        <w:rPr>
          <w:i/>
        </w:rPr>
        <w:t>6</w:t>
      </w:r>
      <w:r>
        <w:t>(7), e1000097. doi:</w:t>
      </w:r>
      <w:hyperlink r:id="rId55">
        <w:r>
          <w:rPr>
            <w:rStyle w:val="Hyperlink"/>
          </w:rPr>
          <w:t>10.1371/journal.pmed.1000097</w:t>
        </w:r>
      </w:hyperlink>
    </w:p>
    <w:p w14:paraId="3ACF580E" w14:textId="77777777" w:rsidR="00CE5D7B" w:rsidRDefault="003848A0">
      <w:pPr>
        <w:pStyle w:val="BodyText"/>
      </w:pPr>
      <w:r>
        <w:t xml:space="preserve">Morris, S. B., &amp; DeShon, R. P. (2002). Combining effect size estimates in meta-analysis with repeated measures and independent-groups designs. </w:t>
      </w:r>
      <w:r>
        <w:rPr>
          <w:i/>
        </w:rPr>
        <w:t>Psychological Methods</w:t>
      </w:r>
      <w:r>
        <w:t xml:space="preserve">, </w:t>
      </w:r>
      <w:r>
        <w:rPr>
          <w:i/>
        </w:rPr>
        <w:t>7</w:t>
      </w:r>
      <w:r>
        <w:t>(1), 105–125. doi:</w:t>
      </w:r>
      <w:hyperlink r:id="rId56">
        <w:r>
          <w:rPr>
            <w:rStyle w:val="Hyperlink"/>
          </w:rPr>
          <w:t>10.1037/1082-989X.7.1.105</w:t>
        </w:r>
      </w:hyperlink>
    </w:p>
    <w:p w14:paraId="3F71D9C4" w14:textId="77777777" w:rsidR="00CE5D7B" w:rsidRDefault="003848A0">
      <w:pPr>
        <w:pStyle w:val="BodyText"/>
      </w:pPr>
      <w:r>
        <w:lastRenderedPageBreak/>
        <w:t xml:space="preserve">Mulak, K. E., Best, C. T., Tyler, M. D., Kitamura, C., &amp; Irwin, J. R. (2014). Development of phonological constancy: 19-month-olds, but not 15-month-olds, identify words in a non-native regional accent. </w:t>
      </w:r>
      <w:r>
        <w:rPr>
          <w:i/>
        </w:rPr>
        <w:t>Child Development</w:t>
      </w:r>
      <w:r>
        <w:t xml:space="preserve">, </w:t>
      </w:r>
      <w:r>
        <w:rPr>
          <w:i/>
        </w:rPr>
        <w:t>84</w:t>
      </w:r>
      <w:r>
        <w:t>(6), 2064–2074. doi:</w:t>
      </w:r>
      <w:hyperlink r:id="rId57">
        <w:r>
          <w:rPr>
            <w:rStyle w:val="Hyperlink"/>
          </w:rPr>
          <w:t>10.1111/cdev.12087</w:t>
        </w:r>
      </w:hyperlink>
    </w:p>
    <w:p w14:paraId="0DBC1563" w14:textId="77777777" w:rsidR="00CE5D7B" w:rsidRDefault="003848A0">
      <w:pPr>
        <w:pStyle w:val="BodyText"/>
      </w:pPr>
      <w:r>
        <w:t xml:space="preserve">R Core Team. (2018). </w:t>
      </w:r>
      <w:r>
        <w:rPr>
          <w:i/>
        </w:rPr>
        <w:t>R: A Language and Environment for Statistical Computing</w:t>
      </w:r>
      <w:r>
        <w:t xml:space="preserve">. Vienna, Austria: R Foundation for Statistical Computing. Retrieved from </w:t>
      </w:r>
      <w:hyperlink r:id="rId58">
        <w:r>
          <w:rPr>
            <w:rStyle w:val="Hyperlink"/>
          </w:rPr>
          <w:t>https://www.r-project.org/</w:t>
        </w:r>
      </w:hyperlink>
    </w:p>
    <w:p w14:paraId="038D40FF" w14:textId="77777777" w:rsidR="00CE5D7B" w:rsidRDefault="003848A0">
      <w:pPr>
        <w:pStyle w:val="BodyText"/>
      </w:pPr>
      <w:r>
        <w:t xml:space="preserve">Rabagliati, H., Ferguson, B., &amp; Lew-Williams, C. (2018). The profile of abstract rule learning in infancy: Meta-analytic and experimental evidence. </w:t>
      </w:r>
      <w:r>
        <w:rPr>
          <w:i/>
        </w:rPr>
        <w:t>Developmental Science</w:t>
      </w:r>
      <w:r>
        <w:t>, (October 2017), 1–18. doi:</w:t>
      </w:r>
      <w:hyperlink r:id="rId59">
        <w:r>
          <w:rPr>
            <w:rStyle w:val="Hyperlink"/>
          </w:rPr>
          <w:t>10.1111/desc.12704</w:t>
        </w:r>
      </w:hyperlink>
    </w:p>
    <w:p w14:paraId="5D033BCB" w14:textId="77777777" w:rsidR="00CE5D7B" w:rsidRDefault="003848A0">
      <w:pPr>
        <w:pStyle w:val="BodyText"/>
      </w:pPr>
      <w:r>
        <w:t xml:space="preserve">Renner, L. F. (2017). </w:t>
      </w:r>
      <w:r>
        <w:rPr>
          <w:i/>
        </w:rPr>
        <w:t>The magic of matching – speech production and perception in language acquisition</w:t>
      </w:r>
      <w:r>
        <w:t xml:space="preserve"> (thesis). Stockholm University.</w:t>
      </w:r>
    </w:p>
    <w:p w14:paraId="6019CDAF" w14:textId="77777777" w:rsidR="00CE5D7B" w:rsidRDefault="003848A0">
      <w:pPr>
        <w:pStyle w:val="BodyText"/>
      </w:pPr>
      <w:r>
        <w:t xml:space="preserve">Sakaluk, J. (2016). Make it pretty: Forest and funnel plots for meta-analysis using ggplot2. [Blog post]. Retrieved from </w:t>
      </w:r>
      <w:hyperlink r:id="rId60">
        <w:r>
          <w:rPr>
            <w:rStyle w:val="Hyperlink"/>
          </w:rPr>
          <w:t>https://sakaluk.wordpress.com/2016/02/16/7-make-it-pretty-plots-for-meta-analysis/</w:t>
        </w:r>
      </w:hyperlink>
    </w:p>
    <w:p w14:paraId="58F4A4D7" w14:textId="77777777" w:rsidR="00CE5D7B" w:rsidRDefault="003848A0">
      <w:pPr>
        <w:pStyle w:val="BodyText"/>
      </w:pPr>
      <w:r>
        <w:t xml:space="preserve">Schmale, R., Hollich, G., &amp; Seidl, A. (2011). Contending with foreign accent in early word learning. </w:t>
      </w:r>
      <w:r>
        <w:rPr>
          <w:i/>
        </w:rPr>
        <w:t>Journal of Child Language</w:t>
      </w:r>
      <w:r>
        <w:t xml:space="preserve">, </w:t>
      </w:r>
      <w:r>
        <w:rPr>
          <w:i/>
        </w:rPr>
        <w:t>38</w:t>
      </w:r>
      <w:r>
        <w:t>(5), 1096–108. doi:</w:t>
      </w:r>
      <w:hyperlink r:id="rId61">
        <w:r>
          <w:rPr>
            <w:rStyle w:val="Hyperlink"/>
          </w:rPr>
          <w:t>10.1017/S0305000910000619</w:t>
        </w:r>
      </w:hyperlink>
    </w:p>
    <w:p w14:paraId="3C64A605" w14:textId="77777777" w:rsidR="00CE5D7B" w:rsidRDefault="003848A0">
      <w:pPr>
        <w:pStyle w:val="BodyText"/>
      </w:pPr>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(11), 1359–1366. doi:</w:t>
      </w:r>
      <w:hyperlink r:id="rId62">
        <w:r>
          <w:rPr>
            <w:rStyle w:val="Hyperlink"/>
          </w:rPr>
          <w:t>10.1177/0956797611417632</w:t>
        </w:r>
      </w:hyperlink>
    </w:p>
    <w:p w14:paraId="7C41E674" w14:textId="77777777" w:rsidR="00CE5D7B" w:rsidRDefault="003848A0">
      <w:pPr>
        <w:pStyle w:val="BodyText"/>
      </w:pPr>
      <w:r>
        <w:t xml:space="preserve">Simonsohn, U., Nelson, L. D., &amp; Simmons, J. P. (2014). P-curve: A key to the file-drawer. </w:t>
      </w:r>
      <w:r>
        <w:rPr>
          <w:i/>
        </w:rPr>
        <w:t>Journal of Experimental Psychology: General</w:t>
      </w:r>
      <w:r>
        <w:t xml:space="preserve">, </w:t>
      </w:r>
      <w:r>
        <w:rPr>
          <w:i/>
        </w:rPr>
        <w:t>143</w:t>
      </w:r>
      <w:r>
        <w:t>(2), 534–547. doi:</w:t>
      </w:r>
      <w:hyperlink r:id="rId63">
        <w:r>
          <w:rPr>
            <w:rStyle w:val="Hyperlink"/>
          </w:rPr>
          <w:t>10.1037/a0033242</w:t>
        </w:r>
      </w:hyperlink>
    </w:p>
    <w:p w14:paraId="0732EBC7" w14:textId="77777777" w:rsidR="00CE5D7B" w:rsidRDefault="003848A0">
      <w:pPr>
        <w:pStyle w:val="BodyText"/>
      </w:pPr>
      <w:r>
        <w:lastRenderedPageBreak/>
        <w:t xml:space="preserve">Skoruppa, K., Mani, N., Plunkett, K., Cabrol, D., &amp; Peperkamp, S. (2013). Early word recognition in sentence context: French and English 24-month-olds’ sensitivity to sentence-medial mispronunciations and assimilations. </w:t>
      </w:r>
      <w:r>
        <w:rPr>
          <w:i/>
        </w:rPr>
        <w:t>Infancy</w:t>
      </w:r>
      <w:r>
        <w:t xml:space="preserve">, </w:t>
      </w:r>
      <w:r>
        <w:rPr>
          <w:i/>
        </w:rPr>
        <w:t>18</w:t>
      </w:r>
      <w:r>
        <w:t>(6), 1007–1029. doi:</w:t>
      </w:r>
      <w:hyperlink r:id="rId64">
        <w:r>
          <w:rPr>
            <w:rStyle w:val="Hyperlink"/>
          </w:rPr>
          <w:t>10.1111/infa.12020</w:t>
        </w:r>
      </w:hyperlink>
    </w:p>
    <w:p w14:paraId="478BD9AE" w14:textId="77777777" w:rsidR="00CE5D7B" w:rsidRDefault="003848A0">
      <w:pPr>
        <w:pStyle w:val="BodyText"/>
      </w:pPr>
      <w:r>
        <w:t xml:space="preserve">Stager, C. L., &amp; Werker, J. F. (1997). Infants listen for more phonetic detail in speech perception than in word-learning tasks. </w:t>
      </w:r>
      <w:r>
        <w:rPr>
          <w:i/>
        </w:rPr>
        <w:t>Nature</w:t>
      </w:r>
      <w:r>
        <w:t xml:space="preserve">, </w:t>
      </w:r>
      <w:r>
        <w:rPr>
          <w:i/>
        </w:rPr>
        <w:t>388</w:t>
      </w:r>
      <w:r>
        <w:t>(6640), 381–382. doi:</w:t>
      </w:r>
      <w:hyperlink r:id="rId65">
        <w:r>
          <w:rPr>
            <w:rStyle w:val="Hyperlink"/>
          </w:rPr>
          <w:t>10.1038/41102</w:t>
        </w:r>
      </w:hyperlink>
    </w:p>
    <w:p w14:paraId="5B2ABE61" w14:textId="77777777" w:rsidR="00CE5D7B" w:rsidRDefault="003848A0">
      <w:pPr>
        <w:pStyle w:val="BodyText"/>
      </w:pPr>
      <w:r>
        <w:t xml:space="preserve">Swingley, D. (2009). Onsets and codas in 1.5-year-olds’ word recognition. </w:t>
      </w:r>
      <w:r>
        <w:rPr>
          <w:i/>
        </w:rPr>
        <w:t>Journal of Memory and Language</w:t>
      </w:r>
      <w:r>
        <w:t xml:space="preserve">, </w:t>
      </w:r>
      <w:r>
        <w:rPr>
          <w:i/>
        </w:rPr>
        <w:t>60</w:t>
      </w:r>
      <w:r>
        <w:t>(2), 252–269. doi:</w:t>
      </w:r>
      <w:hyperlink r:id="rId66">
        <w:r>
          <w:rPr>
            <w:rStyle w:val="Hyperlink"/>
          </w:rPr>
          <w:t>10.1016/j.jml.2008.11.003</w:t>
        </w:r>
      </w:hyperlink>
    </w:p>
    <w:p w14:paraId="11D664BC" w14:textId="77777777" w:rsidR="00CE5D7B" w:rsidRDefault="003848A0">
      <w:pPr>
        <w:pStyle w:val="BodyText"/>
      </w:pPr>
      <w:r>
        <w:t xml:space="preserve">Swingley, D. (2016). Two-year-olds interpret novel phonological neighbors as familiar words. </w:t>
      </w:r>
      <w:r>
        <w:rPr>
          <w:i/>
        </w:rPr>
        <w:t>Developmental Psychology</w:t>
      </w:r>
      <w:r>
        <w:t xml:space="preserve">, </w:t>
      </w:r>
      <w:r>
        <w:rPr>
          <w:i/>
        </w:rPr>
        <w:t>52</w:t>
      </w:r>
      <w:r>
        <w:t>(7), 1011–1023. doi:</w:t>
      </w:r>
      <w:hyperlink r:id="rId67">
        <w:r>
          <w:rPr>
            <w:rStyle w:val="Hyperlink"/>
          </w:rPr>
          <w:t>10.1037/dev0000114</w:t>
        </w:r>
      </w:hyperlink>
    </w:p>
    <w:p w14:paraId="68E33D70" w14:textId="77777777" w:rsidR="00CE5D7B" w:rsidRDefault="003848A0">
      <w:pPr>
        <w:pStyle w:val="BodyText"/>
      </w:pPr>
      <w:r>
        <w:t xml:space="preserve">Swingley, D., &amp; Aslin, R. N. (2000). Spoken word recognition and lexical representation in very young children. </w:t>
      </w:r>
      <w:r>
        <w:rPr>
          <w:i/>
        </w:rPr>
        <w:t>Cognition</w:t>
      </w:r>
      <w:r>
        <w:t xml:space="preserve">, </w:t>
      </w:r>
      <w:r>
        <w:rPr>
          <w:i/>
        </w:rPr>
        <w:t>76</w:t>
      </w:r>
      <w:r>
        <w:t>(2), 147–166. doi:</w:t>
      </w:r>
      <w:hyperlink r:id="rId68">
        <w:r>
          <w:rPr>
            <w:rStyle w:val="Hyperlink"/>
          </w:rPr>
          <w:t>10.1016/S0010-0277(00)00081-0</w:t>
        </w:r>
      </w:hyperlink>
    </w:p>
    <w:p w14:paraId="70B8D3EA" w14:textId="77777777" w:rsidR="00CE5D7B" w:rsidRDefault="003848A0">
      <w:pPr>
        <w:pStyle w:val="BodyText"/>
      </w:pPr>
      <w:r>
        <w:t xml:space="preserve">Swingley, D., &amp; Aslin, R. N. (2002). Lexical Neighborhoods and the Word-Form representations of 14-Month-Olds. </w:t>
      </w:r>
      <w:r>
        <w:rPr>
          <w:i/>
        </w:rPr>
        <w:t>Psychological Science</w:t>
      </w:r>
      <w:r>
        <w:t xml:space="preserve">, </w:t>
      </w:r>
      <w:r>
        <w:rPr>
          <w:i/>
        </w:rPr>
        <w:t>13</w:t>
      </w:r>
      <w:r>
        <w:t>(5), 480–484. doi:</w:t>
      </w:r>
      <w:hyperlink r:id="rId69">
        <w:r>
          <w:rPr>
            <w:rStyle w:val="Hyperlink"/>
          </w:rPr>
          <w:t>10.1111/1467-9280.00485</w:t>
        </w:r>
      </w:hyperlink>
    </w:p>
    <w:p w14:paraId="7DA6BD3A" w14:textId="77777777" w:rsidR="00CE5D7B" w:rsidRDefault="003848A0">
      <w:pPr>
        <w:pStyle w:val="BodyText"/>
      </w:pPr>
      <w:r>
        <w:t xml:space="preserve">Tincoff, R., &amp; Jusczyk, P. W. (1999). Some beginnings of word comprehension in 6-month-olds. </w:t>
      </w:r>
      <w:r>
        <w:rPr>
          <w:i/>
        </w:rPr>
        <w:t>Psychological Science</w:t>
      </w:r>
      <w:r>
        <w:t xml:space="preserve">, </w:t>
      </w:r>
      <w:r>
        <w:rPr>
          <w:i/>
        </w:rPr>
        <w:t>10</w:t>
      </w:r>
      <w:r>
        <w:t>(2), 172–175. doi:</w:t>
      </w:r>
      <w:hyperlink r:id="rId70">
        <w:r>
          <w:rPr>
            <w:rStyle w:val="Hyperlink"/>
          </w:rPr>
          <w:t>10.1111/1467-9280.00127</w:t>
        </w:r>
      </w:hyperlink>
    </w:p>
    <w:p w14:paraId="00B658C7" w14:textId="77777777" w:rsidR="00CE5D7B" w:rsidRDefault="003848A0">
      <w:pPr>
        <w:pStyle w:val="BodyText"/>
      </w:pPr>
      <w:r>
        <w:t xml:space="preserve">Tomasello, M., &amp; Mervis, C. B. (1994). The instrument is great, but measuring comprehension is still a problem. In </w:t>
      </w:r>
      <w:r>
        <w:rPr>
          <w:i/>
        </w:rPr>
        <w:t>Monographs of the society for research in child development</w:t>
      </w:r>
      <w:r>
        <w:t xml:space="preserve"> (pp. 174–179). doi:</w:t>
      </w:r>
      <w:hyperlink r:id="rId71">
        <w:r>
          <w:rPr>
            <w:rStyle w:val="Hyperlink"/>
          </w:rPr>
          <w:t>10.1111/j.1540-5834.1994.tb00186.x</w:t>
        </w:r>
      </w:hyperlink>
    </w:p>
    <w:p w14:paraId="6E7883C3" w14:textId="77777777" w:rsidR="00CE5D7B" w:rsidRDefault="003848A0">
      <w:pPr>
        <w:pStyle w:val="BodyText"/>
      </w:pPr>
      <w:r>
        <w:lastRenderedPageBreak/>
        <w:t xml:space="preserve">Tsuji, S., Bergmann, C., &amp; Cristia, A. (2014). Community-Augmented Meta-Analyses: Toward Cumulative Data Assessment. </w:t>
      </w:r>
      <w:r>
        <w:rPr>
          <w:i/>
        </w:rPr>
        <w:t>Psychological Science</w:t>
      </w:r>
      <w:r>
        <w:t xml:space="preserve">, </w:t>
      </w:r>
      <w:r>
        <w:rPr>
          <w:i/>
        </w:rPr>
        <w:t>9</w:t>
      </w:r>
      <w:r>
        <w:t>(6), 661–665. doi:</w:t>
      </w:r>
      <w:hyperlink r:id="rId72">
        <w:r>
          <w:rPr>
            <w:rStyle w:val="Hyperlink"/>
          </w:rPr>
          <w:t>10.1177/1745691614552498</w:t>
        </w:r>
      </w:hyperlink>
    </w:p>
    <w:p w14:paraId="2063B5E5" w14:textId="77777777" w:rsidR="00CE5D7B" w:rsidRDefault="003848A0">
      <w:pPr>
        <w:pStyle w:val="BodyText"/>
      </w:pPr>
      <w:r>
        <w:t xml:space="preserve">Viechtbauer, W. (2010). Conducting meta-analyses in R with the metafor package. </w:t>
      </w:r>
      <w:r>
        <w:rPr>
          <w:i/>
        </w:rPr>
        <w:t>Journal of Statistical Software</w:t>
      </w:r>
      <w:r>
        <w:t xml:space="preserve">, </w:t>
      </w:r>
      <w:r>
        <w:rPr>
          <w:i/>
        </w:rPr>
        <w:t>36</w:t>
      </w:r>
      <w:r>
        <w:t>(3), 1–48. doi:</w:t>
      </w:r>
      <w:hyperlink r:id="rId73">
        <w:r>
          <w:rPr>
            <w:rStyle w:val="Hyperlink"/>
          </w:rPr>
          <w:t>10.18637/jss.v036.i03</w:t>
        </w:r>
      </w:hyperlink>
    </w:p>
    <w:p w14:paraId="2C45E058" w14:textId="77777777" w:rsidR="00CE5D7B" w:rsidRDefault="003848A0">
      <w:pPr>
        <w:pStyle w:val="BodyText"/>
      </w:pPr>
      <w:r>
        <w:t xml:space="preserve">Von Holzen, K., &amp; Mani, N. (2012). Language nonselective lexical access in bilingual toddlers. </w:t>
      </w:r>
      <w:r>
        <w:rPr>
          <w:i/>
        </w:rPr>
        <w:t>Journal of Experimental Child Psychology</w:t>
      </w:r>
      <w:r>
        <w:t xml:space="preserve">, </w:t>
      </w:r>
      <w:r>
        <w:rPr>
          <w:i/>
        </w:rPr>
        <w:t>113</w:t>
      </w:r>
      <w:r>
        <w:t>, 569–586. doi:</w:t>
      </w:r>
      <w:hyperlink r:id="rId74">
        <w:r>
          <w:rPr>
            <w:rStyle w:val="Hyperlink"/>
          </w:rPr>
          <w:t>10.1016/j.jecp.2011.02.002</w:t>
        </w:r>
      </w:hyperlink>
    </w:p>
    <w:p w14:paraId="0FBC54C2" w14:textId="77777777" w:rsidR="00CE5D7B" w:rsidRDefault="003848A0">
      <w:pPr>
        <w:pStyle w:val="BodyText"/>
      </w:pPr>
      <w:r>
        <w:t xml:space="preserve">Werker, J. F., &amp; Curtin, S. (2005). PRIMIR: A developmental framework of infant speech processing. </w:t>
      </w:r>
      <w:r>
        <w:rPr>
          <w:i/>
        </w:rPr>
        <w:t>Language Learning and Development</w:t>
      </w:r>
      <w:r>
        <w:t xml:space="preserve">, </w:t>
      </w:r>
      <w:r>
        <w:rPr>
          <w:i/>
        </w:rPr>
        <w:t>1</w:t>
      </w:r>
      <w:r>
        <w:t>(2), 197–234. doi:</w:t>
      </w:r>
      <w:hyperlink r:id="rId75">
        <w:r>
          <w:rPr>
            <w:rStyle w:val="Hyperlink"/>
          </w:rPr>
          <w:t>10.1207/s15473341lld0102_4</w:t>
        </w:r>
      </w:hyperlink>
    </w:p>
    <w:p w14:paraId="470C4036" w14:textId="77777777" w:rsidR="00CE5D7B" w:rsidRDefault="003848A0">
      <w:pPr>
        <w:pStyle w:val="BodyText"/>
      </w:pPr>
      <w:r>
        <w:t xml:space="preserve">White, K. S., &amp; Morgan, J. L. (2008). Sub-segmental detail in early lexical representations. </w:t>
      </w:r>
      <w:r>
        <w:rPr>
          <w:i/>
        </w:rPr>
        <w:t>Journal of Memory and Language</w:t>
      </w:r>
      <w:r>
        <w:t xml:space="preserve">, </w:t>
      </w:r>
      <w:r>
        <w:rPr>
          <w:i/>
        </w:rPr>
        <w:t>52</w:t>
      </w:r>
      <w:r>
        <w:t>(1), 114–132. doi:</w:t>
      </w:r>
      <w:hyperlink r:id="rId76">
        <w:r>
          <w:rPr>
            <w:rStyle w:val="Hyperlink"/>
          </w:rPr>
          <w:t>10.1016/j.jml.2008.03.001</w:t>
        </w:r>
      </w:hyperlink>
    </w:p>
    <w:p w14:paraId="3C083820" w14:textId="77777777" w:rsidR="00CE5D7B" w:rsidRDefault="003848A0">
      <w:pPr>
        <w:pStyle w:val="BodyText"/>
      </w:pPr>
      <w:r>
        <w:t xml:space="preserve">Zesiger, P., Lozeron, E. D., Levy, A., &amp; Frauenfelder, U. H. (2012). Phonological specificity in 12- and 17-month-old French-speaking infants. </w:t>
      </w:r>
      <w:r>
        <w:rPr>
          <w:i/>
        </w:rPr>
        <w:t>Infancy</w:t>
      </w:r>
      <w:r>
        <w:t xml:space="preserve">, </w:t>
      </w:r>
      <w:r>
        <w:rPr>
          <w:i/>
        </w:rPr>
        <w:t>17</w:t>
      </w:r>
      <w:r>
        <w:t>(6), 591–609. doi:</w:t>
      </w:r>
      <w:hyperlink r:id="rId77">
        <w:r>
          <w:rPr>
            <w:rStyle w:val="Hyperlink"/>
          </w:rPr>
          <w:t>10.1111/j.1532-7078.2011.00111.x</w:t>
        </w:r>
      </w:hyperlink>
    </w:p>
    <w:p w14:paraId="225DFBAB" w14:textId="77777777" w:rsidR="00CE5D7B" w:rsidRDefault="00CE5D7B">
      <w:pPr>
        <w:pStyle w:val="BodyText"/>
      </w:pPr>
    </w:p>
    <w:sectPr w:rsidR="00CE5D7B" w:rsidSect="003848A0">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hristina Bergmann" w:date="2019-01-15T15:41:00Z" w:initials="CB">
    <w:p w14:paraId="34606AC0" w14:textId="77777777" w:rsidR="004D2F4D" w:rsidRDefault="004D2F4D">
      <w:pPr>
        <w:pStyle w:val="CommentText"/>
      </w:pPr>
      <w:r>
        <w:rPr>
          <w:rStyle w:val="CommentReference"/>
        </w:rPr>
        <w:annotationRef/>
      </w:r>
      <w:r>
        <w:t xml:space="preserve">Maybe let’s add a sentence here on how this is crucial for better insights into language development and processing, so it also can inform adult models because ... (can it? I think so but I cannot come up with a good argument right now). </w:t>
      </w:r>
    </w:p>
  </w:comment>
  <w:comment w:id="5" w:author="Christina Bergmann" w:date="2019-01-15T15:44:00Z" w:initials="CB">
    <w:p w14:paraId="3123F8EC" w14:textId="1CB5E438" w:rsidR="003848A0" w:rsidRDefault="003848A0">
      <w:pPr>
        <w:pStyle w:val="CommentText"/>
      </w:pPr>
      <w:r>
        <w:rPr>
          <w:rStyle w:val="CommentReference"/>
        </w:rPr>
        <w:annotationRef/>
      </w:r>
      <w:r>
        <w:t>Unless we make a point of it.</w:t>
      </w:r>
    </w:p>
  </w:comment>
  <w:comment w:id="7" w:author="Christina Bergmann" w:date="2019-01-15T15:45:00Z" w:initials="CB">
    <w:p w14:paraId="0900F065" w14:textId="65875E11" w:rsidR="003848A0" w:rsidRDefault="003848A0">
      <w:pPr>
        <w:pStyle w:val="CommentText"/>
      </w:pPr>
      <w:r>
        <w:rPr>
          <w:rStyle w:val="CommentReference"/>
        </w:rPr>
        <w:annotationRef/>
      </w:r>
      <w:r>
        <w:t>Better always mention them in the same order?</w:t>
      </w:r>
    </w:p>
  </w:comment>
  <w:comment w:id="8" w:author="Christina Bergmann" w:date="2019-01-15T16:48:00Z" w:initials="CB">
    <w:p w14:paraId="3A1D6BAE" w14:textId="4E9976BC" w:rsidR="00BB4132" w:rsidRDefault="00BB4132">
      <w:pPr>
        <w:pStyle w:val="CommentText"/>
      </w:pPr>
      <w:r>
        <w:rPr>
          <w:rStyle w:val="CommentReference"/>
        </w:rPr>
        <w:annotationRef/>
      </w:r>
      <w:r>
        <w:t xml:space="preserve">Haha that’s manybabies, I assumed that’s clear from the context. </w:t>
      </w:r>
    </w:p>
  </w:comment>
  <w:comment w:id="12" w:author="Christina Bergmann" w:date="2019-01-15T16:58:00Z" w:initials="CB">
    <w:p w14:paraId="2CA20B66" w14:textId="0F6EAB48" w:rsidR="008A6970" w:rsidRDefault="008A6970">
      <w:pPr>
        <w:pStyle w:val="CommentText"/>
      </w:pPr>
      <w:r>
        <w:rPr>
          <w:rStyle w:val="CommentReference"/>
        </w:rPr>
        <w:annotationRef/>
      </w:r>
      <w:r>
        <w:t>But you describe two?!</w:t>
      </w:r>
    </w:p>
  </w:comment>
  <w:comment w:id="14" w:author="Christina Bergmann" w:date="2019-01-15T17:04:00Z" w:initials="CB">
    <w:p w14:paraId="5FA0EF3E" w14:textId="10478DEC" w:rsidR="008A6970" w:rsidRDefault="008A6970">
      <w:pPr>
        <w:pStyle w:val="CommentText"/>
      </w:pPr>
      <w:r>
        <w:rPr>
          <w:rStyle w:val="CommentReference"/>
        </w:rPr>
        <w:annotationRef/>
      </w:r>
      <w:r>
        <w:t xml:space="preserve">We don;t know if more = better and make the case somewhere that recovery from MPs is also important. </w:t>
      </w:r>
    </w:p>
  </w:comment>
  <w:comment w:id="23" w:author="Christina Bergmann" w:date="2019-01-15T17:11:00Z" w:initials="CB">
    <w:p w14:paraId="1258CA8A" w14:textId="78578741" w:rsidR="00EC0AD4" w:rsidRDefault="00EC0AD4">
      <w:pPr>
        <w:pStyle w:val="CommentText"/>
      </w:pPr>
      <w:r>
        <w:rPr>
          <w:rStyle w:val="CommentReference"/>
        </w:rPr>
        <w:annotationRef/>
      </w:r>
      <w:r>
        <w:t xml:space="preserve">Ref formatting for in text </w:t>
      </w:r>
    </w:p>
  </w:comment>
  <w:comment w:id="53" w:author="Christina Bergmann" w:date="2019-01-15T17:18:00Z" w:initials="CB">
    <w:p w14:paraId="15D77E50" w14:textId="52AA8CE0" w:rsidR="00EC0AD4" w:rsidRDefault="00EC0AD4">
      <w:pPr>
        <w:pStyle w:val="CommentText"/>
      </w:pPr>
      <w:r>
        <w:rPr>
          <w:rStyle w:val="CommentReference"/>
        </w:rPr>
        <w:annotationRef/>
      </w:r>
      <w:r>
        <w:t>I think we can reduce font size a bit here, then the header fits. And point size too? (And maybe make them a bit transparent?)</w:t>
      </w:r>
    </w:p>
  </w:comment>
  <w:comment w:id="60" w:author="Christina Bergmann" w:date="2019-01-15T17:32:00Z" w:initials="CB">
    <w:p w14:paraId="36EFA81A" w14:textId="1E61C61D" w:rsidR="00DA3D31" w:rsidRDefault="00DA3D31">
      <w:pPr>
        <w:pStyle w:val="CommentText"/>
      </w:pPr>
      <w:r>
        <w:rPr>
          <w:rStyle w:val="CommentReference"/>
        </w:rPr>
        <w:annotationRef/>
      </w:r>
      <w:r>
        <w:t>Parentheses?</w:t>
      </w:r>
    </w:p>
  </w:comment>
  <w:comment w:id="61" w:author="Christina Bergmann" w:date="2019-01-15T17:32:00Z" w:initials="CB">
    <w:p w14:paraId="40854263" w14:textId="272D51B7" w:rsidR="00DA3D31" w:rsidRDefault="00DA3D31">
      <w:pPr>
        <w:pStyle w:val="CommentText"/>
      </w:pPr>
      <w:r>
        <w:rPr>
          <w:rStyle w:val="CommentReference"/>
        </w:rPr>
        <w:annotationRef/>
      </w:r>
      <w:r>
        <w:t>Or add a with?</w:t>
      </w:r>
    </w:p>
  </w:comment>
  <w:comment w:id="63" w:author="Christina Bergmann" w:date="2019-01-15T17:32:00Z" w:initials="CB">
    <w:p w14:paraId="31CB4714" w14:textId="24972DCB" w:rsidR="00DA3D31" w:rsidRDefault="00DA3D31">
      <w:pPr>
        <w:pStyle w:val="CommentText"/>
      </w:pPr>
      <w:r>
        <w:rPr>
          <w:rStyle w:val="CommentReference"/>
        </w:rPr>
        <w:annotationRef/>
      </w:r>
      <w:r>
        <w:t>We do not analyze looking times directly, so one might be confused</w:t>
      </w:r>
    </w:p>
  </w:comment>
  <w:comment w:id="70" w:author="Christina Bergmann" w:date="2019-01-15T17:37:00Z" w:initials="CB">
    <w:p w14:paraId="302FAAC2" w14:textId="77777777" w:rsidR="00E639F7" w:rsidRDefault="00E639F7">
      <w:pPr>
        <w:pStyle w:val="CommentText"/>
      </w:pPr>
      <w:r>
        <w:rPr>
          <w:rStyle w:val="CommentReference"/>
        </w:rPr>
        <w:annotationRef/>
      </w:r>
      <w:r>
        <w:t xml:space="preserve">I only see byvar in the description, but that seems to be about optics, not interactions. :( </w:t>
      </w:r>
    </w:p>
    <w:p w14:paraId="70DE08BA" w14:textId="4ECE701E" w:rsidR="00E639F7" w:rsidRDefault="00E639F7">
      <w:pPr>
        <w:pStyle w:val="CommentText"/>
      </w:pPr>
      <w:r>
        <w:t xml:space="preserve">Should I email someone who knows stuff? </w:t>
      </w:r>
    </w:p>
  </w:comment>
  <w:comment w:id="71" w:author="Christina Bergmann" w:date="2019-01-15T17:38:00Z" w:initials="CB">
    <w:p w14:paraId="60B008A9" w14:textId="45A96411" w:rsidR="00E639F7" w:rsidRDefault="00E639F7">
      <w:pPr>
        <w:pStyle w:val="CommentText"/>
      </w:pPr>
      <w:r>
        <w:rPr>
          <w:rStyle w:val="CommentReference"/>
        </w:rPr>
        <w:annotationRef/>
      </w:r>
      <w:r>
        <w:t xml:space="preserve">We might also argue that we have so few samples that any interaction effect might be underpowered. And I am not sure whther it’s conceptually correct either. Need to think a bit. But as is it is fine, I think. </w:t>
      </w:r>
    </w:p>
  </w:comment>
  <w:comment w:id="72" w:author="Christina Bergmann" w:date="2019-01-15T17:46:00Z" w:initials="CB">
    <w:p w14:paraId="048F46C0" w14:textId="405F4A45" w:rsidR="001448A9" w:rsidRDefault="001448A9">
      <w:pPr>
        <w:pStyle w:val="CommentText"/>
      </w:pPr>
      <w:r>
        <w:rPr>
          <w:rStyle w:val="CommentReference"/>
        </w:rPr>
        <w:annotationRef/>
      </w:r>
      <w:r>
        <w:t xml:space="preserve">Oh we never cited metacor, did we??? </w:t>
      </w:r>
    </w:p>
  </w:comment>
  <w:comment w:id="79" w:author="Christina Bergmann" w:date="2019-01-15T17:42:00Z" w:initials="CB">
    <w:p w14:paraId="69834CF5" w14:textId="46F84FC3" w:rsidR="001448A9" w:rsidRDefault="001448A9">
      <w:pPr>
        <w:pStyle w:val="CommentText"/>
      </w:pPr>
      <w:r>
        <w:rPr>
          <w:rStyle w:val="CommentReference"/>
        </w:rPr>
        <w:annotationRef/>
      </w:r>
      <w:r>
        <w:t>Or cut this sentence</w:t>
      </w:r>
    </w:p>
  </w:comment>
  <w:comment w:id="102" w:author="Christina Bergmann" w:date="2019-01-15T17:58:00Z" w:initials="CB">
    <w:p w14:paraId="3CE0EAA9" w14:textId="2D22F828" w:rsidR="00B00E64" w:rsidRDefault="00B00E64">
      <w:pPr>
        <w:pStyle w:val="CommentText"/>
      </w:pPr>
      <w:r>
        <w:rPr>
          <w:rStyle w:val="CommentReference"/>
        </w:rPr>
        <w:annotationRef/>
      </w:r>
      <w:r>
        <w:t xml:space="preserve">I feel this is wrong because we include the data and tell more about the whole literature... </w:t>
      </w:r>
    </w:p>
  </w:comment>
  <w:comment w:id="112" w:author="Christina Bergmann" w:date="2019-01-15T17:59:00Z" w:initials="CB">
    <w:p w14:paraId="5ECF0593" w14:textId="3098815F" w:rsidR="00B80127" w:rsidRDefault="00B80127">
      <w:pPr>
        <w:pStyle w:val="CommentText"/>
      </w:pPr>
      <w:r>
        <w:rPr>
          <w:rStyle w:val="CommentReference"/>
        </w:rPr>
        <w:annotationRef/>
      </w:r>
      <w:r>
        <w:t>Not sure about facilitator</w:t>
      </w:r>
      <w:r w:rsidR="00050C0B">
        <w:t>a</w:t>
      </w:r>
    </w:p>
  </w:comment>
  <w:comment w:id="124" w:author="Christina Bergmann" w:date="2019-01-15T18:02:00Z" w:initials="CB">
    <w:p w14:paraId="461E9A8D" w14:textId="79B669A8" w:rsidR="00050C0B" w:rsidRDefault="00050C0B">
      <w:pPr>
        <w:pStyle w:val="CommentText"/>
      </w:pPr>
      <w:r>
        <w:rPr>
          <w:rStyle w:val="CommentReference"/>
        </w:rPr>
        <w:annotationRef/>
      </w:r>
      <w:r>
        <w:t>This felt repetitive</w:t>
      </w:r>
    </w:p>
  </w:comment>
  <w:comment w:id="138" w:author="Christina Bergmann" w:date="2019-01-15T18:02:00Z" w:initials="CB">
    <w:p w14:paraId="663FF2DB" w14:textId="1A8D493F" w:rsidR="00050C0B" w:rsidRDefault="00050C0B">
      <w:pPr>
        <w:pStyle w:val="CommentText"/>
      </w:pPr>
      <w:r>
        <w:rPr>
          <w:rStyle w:val="CommentReference"/>
        </w:rPr>
        <w:annotationRef/>
      </w:r>
      <w:r>
        <w:t>Done!</w:t>
      </w:r>
    </w:p>
  </w:comment>
  <w:comment w:id="142" w:author="Christina Bergmann" w:date="2019-01-15T18:07:00Z" w:initials="CB">
    <w:p w14:paraId="78BBBB3D" w14:textId="5EA4C6B8" w:rsidR="00050C0B" w:rsidRDefault="00050C0B">
      <w:pPr>
        <w:pStyle w:val="CommentText"/>
      </w:pPr>
      <w:r>
        <w:rPr>
          <w:rStyle w:val="CommentReference"/>
        </w:rPr>
        <w:annotationRef/>
      </w:r>
      <w:r>
        <w:t xml:space="preserve">This first sentence is again misleading... </w:t>
      </w:r>
    </w:p>
  </w:comment>
  <w:comment w:id="151" w:author="Christina Bergmann" w:date="2019-01-15T18:09:00Z" w:initials="CB">
    <w:p w14:paraId="19610F79" w14:textId="6626A236" w:rsidR="00F862C4" w:rsidRDefault="00F862C4">
      <w:pPr>
        <w:pStyle w:val="CommentText"/>
      </w:pPr>
      <w:r>
        <w:rPr>
          <w:rStyle w:val="CommentReference"/>
        </w:rPr>
        <w:annotationRef/>
      </w:r>
      <w:r>
        <w:t xml:space="preserve">I am thinking that we can just cite Bergmann et al 2018 </w:t>
      </w:r>
    </w:p>
  </w:comment>
  <w:comment w:id="154" w:author="Christina Bergmann" w:date="2019-01-15T18:10:00Z" w:initials="CB">
    <w:p w14:paraId="5EA3B6C1" w14:textId="77777777" w:rsidR="00F862C4" w:rsidRDefault="00F862C4">
      <w:pPr>
        <w:pStyle w:val="CommentText"/>
      </w:pPr>
      <w:r>
        <w:rPr>
          <w:rStyle w:val="CommentReference"/>
        </w:rPr>
        <w:annotationRef/>
      </w:r>
      <w:r>
        <w:t xml:space="preserve">Wait, mispronunciation sensitivity is already an interaction effect, isn’t it?? </w:t>
      </w:r>
    </w:p>
    <w:p w14:paraId="24108778" w14:textId="77777777" w:rsidR="00F862C4" w:rsidRDefault="00F862C4">
      <w:pPr>
        <w:pStyle w:val="CommentText"/>
      </w:pPr>
    </w:p>
    <w:p w14:paraId="6AE1FD0D" w14:textId="126DA3FC" w:rsidR="00F862C4" w:rsidRDefault="00F862C4">
      <w:pPr>
        <w:pStyle w:val="CommentText"/>
      </w:pPr>
      <w:r>
        <w:t xml:space="preserve">So compute 80% power for .5 and then multiply by 4? </w:t>
      </w:r>
    </w:p>
  </w:comment>
  <w:comment w:id="155" w:author="Christina Bergmann" w:date="2019-01-15T18:12:00Z" w:initials="CB">
    <w:p w14:paraId="43A33A1F" w14:textId="0467BE26" w:rsidR="00F862C4" w:rsidRDefault="00F862C4">
      <w:pPr>
        <w:pStyle w:val="CommentText"/>
      </w:pPr>
      <w:r>
        <w:rPr>
          <w:rStyle w:val="CommentReference"/>
        </w:rPr>
        <w:annotationRef/>
      </w:r>
      <w:r>
        <w:t xml:space="preserve">And then say: investigating additional factors would require even larger sample sizes. </w:t>
      </w:r>
    </w:p>
  </w:comment>
  <w:comment w:id="156" w:author="Christina Bergmann" w:date="2019-01-15T18:11:00Z" w:initials="CB">
    <w:p w14:paraId="1338C853" w14:textId="74BE4D2A" w:rsidR="00F862C4" w:rsidRDefault="00F862C4">
      <w:pPr>
        <w:pStyle w:val="CommentText"/>
      </w:pPr>
      <w:r>
        <w:rPr>
          <w:rStyle w:val="CommentReference"/>
        </w:rPr>
        <w:annotationRef/>
      </w:r>
      <w:r>
        <w:t>I think this might go to far, the above paragraph is excellent if adjusted as suggested in the comment.</w:t>
      </w:r>
    </w:p>
  </w:comment>
  <w:comment w:id="161" w:author="Christina Bergmann" w:date="2019-01-15T18:13:00Z" w:initials="CB">
    <w:p w14:paraId="1771E9F6" w14:textId="2E2780B6" w:rsidR="000A2A4D" w:rsidRDefault="000A2A4D">
      <w:pPr>
        <w:pStyle w:val="CommentText"/>
      </w:pPr>
      <w:r>
        <w:rPr>
          <w:rStyle w:val="CommentReference"/>
        </w:rPr>
        <w:annotationRef/>
      </w:r>
      <w:r>
        <w:t>???</w:t>
      </w:r>
    </w:p>
  </w:comment>
  <w:comment w:id="164" w:author="Christina Bergmann" w:date="2019-01-15T18:13:00Z" w:initials="CB">
    <w:p w14:paraId="37018E0F" w14:textId="28A4A297" w:rsidR="000A2A4D" w:rsidRDefault="000A2A4D">
      <w:pPr>
        <w:pStyle w:val="CommentText"/>
      </w:pPr>
      <w:r>
        <w:rPr>
          <w:rStyle w:val="CommentReference"/>
        </w:rPr>
        <w:annotationRef/>
      </w:r>
      <w:r>
        <w:t>Phew thanks!</w:t>
      </w:r>
      <w:bookmarkStart w:id="165" w:name="_GoBack"/>
      <w:bookmarkEnd w:id="16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06AC0" w15:done="0"/>
  <w15:commentEx w15:paraId="3123F8EC" w15:done="0"/>
  <w15:commentEx w15:paraId="0900F065" w15:done="0"/>
  <w15:commentEx w15:paraId="3A1D6BAE" w15:done="0"/>
  <w15:commentEx w15:paraId="2CA20B66" w15:done="0"/>
  <w15:commentEx w15:paraId="5FA0EF3E" w15:done="0"/>
  <w15:commentEx w15:paraId="1258CA8A" w15:done="0"/>
  <w15:commentEx w15:paraId="15D77E50" w15:done="0"/>
  <w15:commentEx w15:paraId="36EFA81A" w15:done="0"/>
  <w15:commentEx w15:paraId="40854263" w15:paraIdParent="36EFA81A" w15:done="0"/>
  <w15:commentEx w15:paraId="31CB4714" w15:done="0"/>
  <w15:commentEx w15:paraId="70DE08BA" w15:done="0"/>
  <w15:commentEx w15:paraId="60B008A9" w15:paraIdParent="70DE08BA" w15:done="0"/>
  <w15:commentEx w15:paraId="048F46C0" w15:done="0"/>
  <w15:commentEx w15:paraId="69834CF5" w15:done="0"/>
  <w15:commentEx w15:paraId="3CE0EAA9" w15:done="0"/>
  <w15:commentEx w15:paraId="5ECF0593" w15:done="0"/>
  <w15:commentEx w15:paraId="461E9A8D" w15:done="0"/>
  <w15:commentEx w15:paraId="663FF2DB" w15:done="0"/>
  <w15:commentEx w15:paraId="78BBBB3D" w15:done="0"/>
  <w15:commentEx w15:paraId="19610F79" w15:done="0"/>
  <w15:commentEx w15:paraId="6AE1FD0D" w15:done="0"/>
  <w15:commentEx w15:paraId="43A33A1F" w15:paraIdParent="6AE1FD0D" w15:done="0"/>
  <w15:commentEx w15:paraId="1338C853" w15:done="0"/>
  <w15:commentEx w15:paraId="1771E9F6" w15:done="0"/>
  <w15:commentEx w15:paraId="37018E0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510E3" w14:textId="77777777" w:rsidR="003848A0" w:rsidRDefault="003848A0">
      <w:pPr>
        <w:spacing w:after="0"/>
      </w:pPr>
      <w:r>
        <w:separator/>
      </w:r>
    </w:p>
  </w:endnote>
  <w:endnote w:type="continuationSeparator" w:id="0">
    <w:p w14:paraId="16CC0178" w14:textId="77777777" w:rsidR="003848A0" w:rsidRDefault="00384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45FF5" w14:textId="77777777" w:rsidR="00CE5D7B" w:rsidRDefault="003848A0">
      <w:r>
        <w:separator/>
      </w:r>
    </w:p>
  </w:footnote>
  <w:footnote w:type="continuationSeparator" w:id="0">
    <w:p w14:paraId="2AA3F1AC" w14:textId="77777777" w:rsidR="00CE5D7B" w:rsidRDefault="00384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BEC128"/>
    <w:multiLevelType w:val="multilevel"/>
    <w:tmpl w:val="CEA29A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na Bergmann">
    <w15:presenceInfo w15:providerId="AD" w15:userId="S-1-5-21-1957994488-1644491937-839522115-9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0C0B"/>
    <w:rsid w:val="000A2A4D"/>
    <w:rsid w:val="00111EA5"/>
    <w:rsid w:val="001448A9"/>
    <w:rsid w:val="003848A0"/>
    <w:rsid w:val="00401836"/>
    <w:rsid w:val="004D2F4D"/>
    <w:rsid w:val="004E29B3"/>
    <w:rsid w:val="00590D07"/>
    <w:rsid w:val="00784D58"/>
    <w:rsid w:val="0082032C"/>
    <w:rsid w:val="008A6970"/>
    <w:rsid w:val="008D6863"/>
    <w:rsid w:val="00B00E64"/>
    <w:rsid w:val="00B80127"/>
    <w:rsid w:val="00B86B75"/>
    <w:rsid w:val="00BB4132"/>
    <w:rsid w:val="00BC48D5"/>
    <w:rsid w:val="00BE6936"/>
    <w:rsid w:val="00C03A44"/>
    <w:rsid w:val="00C36279"/>
    <w:rsid w:val="00CE5D7B"/>
    <w:rsid w:val="00DA3D31"/>
    <w:rsid w:val="00E315A3"/>
    <w:rsid w:val="00E639F7"/>
    <w:rsid w:val="00EC0AD4"/>
    <w:rsid w:val="00F862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673569B"/>
  <w15:docId w15:val="{974CE1C3-E0FA-4CBA-BBBC-0EB6E7EB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4D2F4D"/>
    <w:rPr>
      <w:sz w:val="16"/>
      <w:szCs w:val="16"/>
    </w:rPr>
  </w:style>
  <w:style w:type="paragraph" w:styleId="CommentText">
    <w:name w:val="annotation text"/>
    <w:basedOn w:val="Normal"/>
    <w:link w:val="CommentTextChar"/>
    <w:semiHidden/>
    <w:unhideWhenUsed/>
    <w:rsid w:val="004D2F4D"/>
    <w:rPr>
      <w:sz w:val="20"/>
      <w:szCs w:val="20"/>
    </w:rPr>
  </w:style>
  <w:style w:type="character" w:customStyle="1" w:styleId="CommentTextChar">
    <w:name w:val="Comment Text Char"/>
    <w:basedOn w:val="DefaultParagraphFont"/>
    <w:link w:val="CommentText"/>
    <w:semiHidden/>
    <w:rsid w:val="004D2F4D"/>
    <w:rPr>
      <w:sz w:val="20"/>
      <w:szCs w:val="20"/>
    </w:rPr>
  </w:style>
  <w:style w:type="paragraph" w:styleId="CommentSubject">
    <w:name w:val="annotation subject"/>
    <w:basedOn w:val="CommentText"/>
    <w:next w:val="CommentText"/>
    <w:link w:val="CommentSubjectChar"/>
    <w:semiHidden/>
    <w:unhideWhenUsed/>
    <w:rsid w:val="004D2F4D"/>
    <w:rPr>
      <w:b/>
      <w:bCs/>
    </w:rPr>
  </w:style>
  <w:style w:type="character" w:customStyle="1" w:styleId="CommentSubjectChar">
    <w:name w:val="Comment Subject Char"/>
    <w:basedOn w:val="CommentTextChar"/>
    <w:link w:val="CommentSubject"/>
    <w:semiHidden/>
    <w:rsid w:val="004D2F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i.org/10.1017/S0305000904006567" TargetMode="External"/><Relationship Id="rId39" Type="http://schemas.openxmlformats.org/officeDocument/2006/relationships/hyperlink" Target="https://doi.org/10.1111/1467-9280.00044" TargetMode="External"/><Relationship Id="rId21" Type="http://schemas.openxmlformats.org/officeDocument/2006/relationships/hyperlink" Target="https://jakewestfall.shinyapps.io/pangea/" TargetMode="External"/><Relationship Id="rId34" Type="http://schemas.openxmlformats.org/officeDocument/2006/relationships/hyperlink" Target="https://doi.org/10.1093/oxfordhb/9780198568971.013.0035" TargetMode="External"/><Relationship Id="rId42" Type="http://schemas.openxmlformats.org/officeDocument/2006/relationships/hyperlink" Target="https://doi.org/10.1037/a0037714" TargetMode="External"/><Relationship Id="rId47" Type="http://schemas.openxmlformats.org/officeDocument/2006/relationships/hyperlink" Target="https://doi.org/10.1016/j.csda.2008.06.010" TargetMode="External"/><Relationship Id="rId50" Type="http://schemas.openxmlformats.org/officeDocument/2006/relationships/hyperlink" Target="https://doi.org/10.1017/S0305000910000243" TargetMode="External"/><Relationship Id="rId55" Type="http://schemas.openxmlformats.org/officeDocument/2006/relationships/hyperlink" Target="https://doi.org/10.1371/journal.pmed.1000097" TargetMode="External"/><Relationship Id="rId63" Type="http://schemas.openxmlformats.org/officeDocument/2006/relationships/hyperlink" Target="https://doi.org/10.1037/a0033242" TargetMode="External"/><Relationship Id="rId68" Type="http://schemas.openxmlformats.org/officeDocument/2006/relationships/hyperlink" Target="https://doi.org/10.1016/S0010-0277(00)00081-0" TargetMode="External"/><Relationship Id="rId76" Type="http://schemas.openxmlformats.org/officeDocument/2006/relationships/hyperlink" Target="https://doi.org/10.1016/j.jml.2008.03.001" TargetMode="External"/><Relationship Id="rId7" Type="http://schemas.openxmlformats.org/officeDocument/2006/relationships/endnotes" Target="endnotes.xml"/><Relationship Id="rId71" Type="http://schemas.openxmlformats.org/officeDocument/2006/relationships/hyperlink" Target="https://doi.org/10.1111/j.1540-5834.1994.tb00186.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111/j.1467-9280.2009.02327.x." TargetMode="External"/><Relationship Id="rId11" Type="http://schemas.openxmlformats.org/officeDocument/2006/relationships/hyperlink" Target="https://osf.io/rvbjs/" TargetMode="External"/><Relationship Id="rId24" Type="http://schemas.openxmlformats.org/officeDocument/2006/relationships/hyperlink" Target="https://github.com/crsh/papaja" TargetMode="External"/><Relationship Id="rId32" Type="http://schemas.openxmlformats.org/officeDocument/2006/relationships/hyperlink" Target="https://doi.org/10.1017/S0305000900010023" TargetMode="External"/><Relationship Id="rId37" Type="http://schemas.openxmlformats.org/officeDocument/2006/relationships/hyperlink" Target="https://doi.org/10.1017/S0952675715000135" TargetMode="External"/><Relationship Id="rId40" Type="http://schemas.openxmlformats.org/officeDocument/2006/relationships/hyperlink" Target="https://doi.org/10.1111/1467-8624.00331" TargetMode="External"/><Relationship Id="rId45" Type="http://schemas.openxmlformats.org/officeDocument/2006/relationships/hyperlink" Target="https://doi.org/10.1038/nrn1533" TargetMode="External"/><Relationship Id="rId53" Type="http://schemas.openxmlformats.org/officeDocument/2006/relationships/hyperlink" Target="https://doi.org/10.1111/infa.12078" TargetMode="External"/><Relationship Id="rId58" Type="http://schemas.openxmlformats.org/officeDocument/2006/relationships/hyperlink" Target="https://www.r-project.org/" TargetMode="External"/><Relationship Id="rId66" Type="http://schemas.openxmlformats.org/officeDocument/2006/relationships/hyperlink" Target="https://doi.org/10.1016/j.jml.2008.11.003" TargetMode="External"/><Relationship Id="rId74" Type="http://schemas.openxmlformats.org/officeDocument/2006/relationships/hyperlink" Target="https://doi.org/10.1016/j.jecp.2011.02.002"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17/S0305000910000619"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doi.org/10.1037/0012-1649.27.2.198" TargetMode="External"/><Relationship Id="rId44" Type="http://schemas.openxmlformats.org/officeDocument/2006/relationships/hyperlink" Target="https://doi.org/10.1006/cogp.1995.1010" TargetMode="External"/><Relationship Id="rId52" Type="http://schemas.openxmlformats.org/officeDocument/2006/relationships/hyperlink" Target="https://doi.org/10.1016/j.jneumeth.2007.03.024" TargetMode="External"/><Relationship Id="rId60" Type="http://schemas.openxmlformats.org/officeDocument/2006/relationships/hyperlink" Target="https://sakaluk.wordpress.com/2016/02/16/7-make-it-pretty-plots-for-meta-analysis/" TargetMode="External"/><Relationship Id="rId65" Type="http://schemas.openxmlformats.org/officeDocument/2006/relationships/hyperlink" Target="https://doi.org/10.1038/41102" TargetMode="External"/><Relationship Id="rId73" Type="http://schemas.openxmlformats.org/officeDocument/2006/relationships/hyperlink" Target="https://doi.org/10.18637/jss.v036.i03"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curve.com" TargetMode="External"/><Relationship Id="rId22" Type="http://schemas.openxmlformats.org/officeDocument/2006/relationships/hyperlink" Target="https://cran.r-project.org/package=rmarkdown" TargetMode="External"/><Relationship Id="rId27" Type="http://schemas.openxmlformats.org/officeDocument/2006/relationships/hyperlink" Target="https://doi.org/10.1111/cdev.12888" TargetMode="External"/><Relationship Id="rId30" Type="http://schemas.openxmlformats.org/officeDocument/2006/relationships/hyperlink" Target="https://pdfs.semanticscholar.org/0807/41051b6e2b74d2a1fc2e568c3dd11224984b.pdf" TargetMode="External"/><Relationship Id="rId35" Type="http://schemas.openxmlformats.org/officeDocument/2006/relationships/hyperlink" Target="https://doi.org/10.1016/j.wocn.2010.12.002" TargetMode="External"/><Relationship Id="rId43" Type="http://schemas.openxmlformats.org/officeDocument/2006/relationships/hyperlink" Target="https://doi.org/10.3102/10769986006002107" TargetMode="External"/><Relationship Id="rId48" Type="http://schemas.openxmlformats.org/officeDocument/2006/relationships/hyperlink" Target="https://doi.org/10.1016/j.jml.2007.03.005" TargetMode="External"/><Relationship Id="rId56" Type="http://schemas.openxmlformats.org/officeDocument/2006/relationships/hyperlink" Target="https://doi.org/10.1037/1082-989X.7.1.105" TargetMode="External"/><Relationship Id="rId64" Type="http://schemas.openxmlformats.org/officeDocument/2006/relationships/hyperlink" Target="https://doi.org/10.1111/infa.12020" TargetMode="External"/><Relationship Id="rId69" Type="http://schemas.openxmlformats.org/officeDocument/2006/relationships/hyperlink" Target="https://doi.org/10.1111/1467-9280.00485" TargetMode="External"/><Relationship Id="rId77" Type="http://schemas.openxmlformats.org/officeDocument/2006/relationships/hyperlink" Target="https://doi.org/10.1111/j.1532-7078.2011.00111.x" TargetMode="External"/><Relationship Id="rId8" Type="http://schemas.openxmlformats.org/officeDocument/2006/relationships/hyperlink" Target="mailto:katie.m.vonholzen@gmail.com" TargetMode="External"/><Relationship Id="rId51" Type="http://schemas.openxmlformats.org/officeDocument/2006/relationships/hyperlink" Target="https://doi.org/10.1177/00238309080510010201" TargetMode="External"/><Relationship Id="rId72" Type="http://schemas.openxmlformats.org/officeDocument/2006/relationships/hyperlink" Target="https://doi.org/10.1177/174569161455249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etalab.stanford.edu" TargetMode="External"/><Relationship Id="rId17" Type="http://schemas.openxmlformats.org/officeDocument/2006/relationships/image" Target="media/image4.png"/><Relationship Id="rId25" Type="http://schemas.openxmlformats.org/officeDocument/2006/relationships/hyperlink" Target="https://doi.org/10.1016/S0885-2014(02)00116-8" TargetMode="External"/><Relationship Id="rId33" Type="http://schemas.openxmlformats.org/officeDocument/2006/relationships/hyperlink" Target="https://doi.org/10.1037/dev0000083" TargetMode="External"/><Relationship Id="rId38" Type="http://schemas.openxmlformats.org/officeDocument/2006/relationships/hyperlink" Target="https://doi.org/10.1177/1745691612459059" TargetMode="External"/><Relationship Id="rId46" Type="http://schemas.openxmlformats.org/officeDocument/2006/relationships/hyperlink" Target="https://doi.org/10.1080/15475441.2014.961066" TargetMode="External"/><Relationship Id="rId59" Type="http://schemas.openxmlformats.org/officeDocument/2006/relationships/hyperlink" Target="https://doi.org/10.1111/desc.12704" TargetMode="External"/><Relationship Id="rId67" Type="http://schemas.openxmlformats.org/officeDocument/2006/relationships/hyperlink" Target="https://doi.org/10.1037/dev0000114" TargetMode="External"/><Relationship Id="rId20" Type="http://schemas.openxmlformats.org/officeDocument/2006/relationships/hyperlink" Target="http://wordbank.stanford.edu" TargetMode="External"/><Relationship Id="rId41" Type="http://schemas.openxmlformats.org/officeDocument/2006/relationships/hyperlink" Target="https://doi.org/10.1017/S0305000916000209" TargetMode="External"/><Relationship Id="rId54" Type="http://schemas.openxmlformats.org/officeDocument/2006/relationships/hyperlink" Target="https://doi.org/10.1016/j.jml.2007.11.006" TargetMode="External"/><Relationship Id="rId62" Type="http://schemas.openxmlformats.org/officeDocument/2006/relationships/hyperlink" Target="https://doi.org/10.1177/0956797611417632" TargetMode="External"/><Relationship Id="rId70" Type="http://schemas.openxmlformats.org/officeDocument/2006/relationships/hyperlink" Target="https://doi.org/10.1111/1467-9280.00127" TargetMode="External"/><Relationship Id="rId75" Type="http://schemas.openxmlformats.org/officeDocument/2006/relationships/hyperlink" Target="https://doi.org/10.1207/s15473341lld0102_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i.org/10.1080/15475441.2013.808954" TargetMode="External"/><Relationship Id="rId28" Type="http://schemas.openxmlformats.org/officeDocument/2006/relationships/hyperlink" Target="https://doi.org/10.17605/OSF.IO/3UBNC" TargetMode="External"/><Relationship Id="rId36" Type="http://schemas.openxmlformats.org/officeDocument/2006/relationships/hyperlink" Target="https://doi.org/10.1016/j.infbeh.2015.05.005" TargetMode="External"/><Relationship Id="rId49" Type="http://schemas.openxmlformats.org/officeDocument/2006/relationships/hyperlink" Target="https://doi.org/10.1111/j.1532-7078.2009.00027.x" TargetMode="External"/><Relationship Id="rId57" Type="http://schemas.openxmlformats.org/officeDocument/2006/relationships/hyperlink" Target="https://doi.org/10.1111/cdev.120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4BA67-0141-4ED7-9C8E-8B51C292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61</Pages>
  <Words>14431</Words>
  <Characters>82261</Characters>
  <Application>Microsoft Office Word</Application>
  <DocSecurity>0</DocSecurity>
  <Lines>685</Lines>
  <Paragraphs>192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development of infants’ responses to mispronunciations - A Meta-Analysis</vt:lpstr>
      <vt:lpstr>Untitled</vt:lpstr>
    </vt:vector>
  </TitlesOfParts>
  <Company/>
  <LinksUpToDate>false</LinksUpToDate>
  <CharactersWithSpaces>96500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subject/>
  <dc:creator>Christina Bergmann</dc:creator>
  <cp:keywords/>
  <dc:description/>
  <cp:lastModifiedBy>Christina Bergmann</cp:lastModifiedBy>
  <cp:revision>16</cp:revision>
  <dcterms:created xsi:type="dcterms:W3CDTF">2019-01-11T15:20:00Z</dcterms:created>
  <dcterms:modified xsi:type="dcterms:W3CDTF">2019-01-15T17:14:00Z</dcterms:modified>
</cp:coreProperties>
</file>